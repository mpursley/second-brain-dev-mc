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" w:lineRule="auto"/>
        <w:rPr/>
      </w:pPr>
      <w:r w:rsidDel="00000000" w:rsidR="00000000" w:rsidRPr="00000000">
        <w:rPr>
          <w:rFonts w:ascii="Arial Black" w:cs="Arial Black" w:eastAsia="Arial Black" w:hAnsi="Arial Black"/>
          <w:color w:val="0a0a0a"/>
          <w:sz w:val="76"/>
          <w:szCs w:val="76"/>
          <w:rtl w:val="0"/>
        </w:rPr>
        <w:t xml:space="preserve">HUNGER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b11f1f"/>
          <w:sz w:val="76"/>
          <w:szCs w:val="7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1"/>
          <w:color w:val="b11f1f"/>
          <w:sz w:val="16"/>
          <w:szCs w:val="16"/>
          <w:rtl w:val="0"/>
        </w:rPr>
        <w:t xml:space="preserve">— BUSINESS &amp; OPERATIONS TRACK · PRE-RAISE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Fonts w:ascii="Arial Black" w:cs="Arial Black" w:eastAsia="Arial Black" w:hAnsi="Arial Black"/>
          <w:color w:val="0a0a0a"/>
          <w:sz w:val="32"/>
          <w:szCs w:val="32"/>
          <w:rtl w:val="0"/>
        </w:rPr>
        <w:t xml:space="preserve">Clear the path, then earn the raise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b11f1f"/>
          <w:sz w:val="32"/>
          <w:szCs w:val="3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30" w:line="264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2a2a2a"/>
          <w:sz w:val="23"/>
          <w:szCs w:val="23"/>
          <w:rtl w:val="0"/>
        </w:rPr>
        <w:t xml:space="preserve">Owner: Thad — co-founder, business &amp; ops. Your job this phase: unblock the two slow things only you can move, keep the build legal and safe, and turn 200 beta users into a fundable 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mallCaps w:val="1"/>
          <w:color w:val="2a2a2a"/>
          <w:sz w:val="15"/>
          <w:szCs w:val="15"/>
          <w:rtl w:val="0"/>
        </w:rPr>
        <w:t xml:space="preserve">CONFIDENTIAL · CO-FOUNDER TRACK · IN LINE WITH BETA SPRINT PLAN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b11f1f" w:space="1" w:sz="18" w:val="single"/>
        </w:pBdr>
        <w:spacing w:after="22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1"/>
          <w:color w:val="b11f1f"/>
          <w:sz w:val="16"/>
          <w:szCs w:val="16"/>
          <w:rtl w:val="0"/>
        </w:rPr>
        <w:t xml:space="preserve">— YOUR MANDATE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3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b1b1b"/>
          <w:sz w:val="22"/>
          <w:szCs w:val="22"/>
          <w:rtl w:val="0"/>
        </w:rPr>
        <w:t xml:space="preserve">You own the critical path no one else can shorten. The clinical advisor and the trademark are slow, external, and gate the others’ work — so they start in Week 1, today, before anything else on your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260" w:lineRule="auto"/>
        <w:rPr/>
      </w:pPr>
      <w:r w:rsidDel="00000000" w:rsidR="00000000" w:rsidRPr="00000000">
        <w:rPr>
          <w:rFonts w:ascii="Arial Black" w:cs="Arial Black" w:eastAsia="Arial Black" w:hAnsi="Arial Black"/>
          <w:color w:val="0a0a0a"/>
          <w:sz w:val="26"/>
          <w:szCs w:val="26"/>
          <w:rtl w:val="0"/>
        </w:rPr>
        <w:t xml:space="preserve">Your tasks, by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32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11f1f"/>
          <w:sz w:val="18"/>
          <w:szCs w:val="18"/>
          <w:rtl w:val="0"/>
        </w:rPr>
        <w:t xml:space="preserve">SPRINT 0  </w:t>
      </w:r>
      <w:r w:rsidDel="00000000" w:rsidR="00000000" w:rsidRPr="00000000">
        <w:rPr>
          <w:rFonts w:ascii="Arial Black" w:cs="Arial Black" w:eastAsia="Arial Black" w:hAnsi="Arial Black"/>
          <w:color w:val="0a0a0a"/>
          <w:sz w:val="24"/>
          <w:szCs w:val="24"/>
          <w:rtl w:val="0"/>
        </w:rPr>
        <w:t xml:space="preserve">Lock &amp; Unblock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Courier New" w:cs="Courier New" w:eastAsia="Courier New" w:hAnsi="Courier New"/>
          <w:smallCaps w:val="1"/>
          <w:color w:val="2a2a2a"/>
          <w:sz w:val="16"/>
          <w:szCs w:val="16"/>
          <w:rtl w:val="0"/>
        </w:rPr>
        <w:t xml:space="preserve">WEEK 1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2a2a2a"/>
          <w:sz w:val="21"/>
          <w:szCs w:val="21"/>
          <w:rtl w:val="0"/>
        </w:rPr>
        <w:t xml:space="preserve">   Start the slow things first.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9d2c5" w:space="0" w:sz="2" w:val="single"/>
          <w:left w:color="d9d2c5" w:space="0" w:sz="2" w:val="single"/>
          <w:bottom w:color="d9d2c5" w:space="0" w:sz="2" w:val="single"/>
          <w:right w:color="d9d2c5" w:space="0" w:sz="2" w:val="single"/>
          <w:insideH w:color="d9d2c5" w:space="0" w:sz="2" w:val="single"/>
          <w:insideV w:color="d9d2c5" w:space="0" w:sz="2" w:val="single"/>
        </w:tblBorders>
        <w:tblLayout w:type="fixed"/>
        <w:tblLook w:val="0000"/>
      </w:tblPr>
      <w:tblGrid>
        <w:gridCol w:w="3500"/>
        <w:gridCol w:w="1300"/>
        <w:gridCol w:w="4560"/>
        <w:tblGridChange w:id="0">
          <w:tblGrid>
            <w:gridCol w:w="3500"/>
            <w:gridCol w:w="1300"/>
            <w:gridCol w:w="4560"/>
          </w:tblGrid>
        </w:tblGridChange>
      </w:tblGrid>
      <w:tr>
        <w:trPr>
          <w:cantSplit w:val="0"/>
          <w:tblHeader w:val="1"/>
        </w:trPr>
        <w:tc>
          <w:tcPr>
            <w:shd w:fill="0a0a0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f2ede4"/>
                <w:sz w:val="16"/>
                <w:szCs w:val="16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a0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f2ede4"/>
                <w:sz w:val="16"/>
                <w:szCs w:val="16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a0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f2ede4"/>
                <w:sz w:val="16"/>
                <w:szCs w:val="16"/>
                <w:rtl w:val="0"/>
              </w:rPr>
              <w:t xml:space="preserve">DONE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Open clinical advisor outreach — day 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b11f1f"/>
                <w:sz w:val="15"/>
                <w:szCs w:val="15"/>
                <w:rtl w:val="0"/>
              </w:rPr>
              <w:t xml:space="preserve">LONG POLE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RD / eating-disorder-aware clinician candidates contacted; shortlist forming. Likely slower to land than the app is to build.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File the trademark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b11f1f"/>
                <w:sz w:val="15"/>
                <w:szCs w:val="15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HUNGER + FIG filed in apparel + software classes; the clearance read-back is calendared.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Draft + circulate the lane / decision-rights page</w:t>
            </w:r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653415905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2a2a2a"/>
                    <w:sz w:val="15"/>
                    <w:szCs w:val="15"/>
                    <w:rtl w:val="0"/>
                  </w:rPr>
                  <w:t xml:space="preserve">↳ All three sign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One page</w:t>
            </w:r>
            <w:sdt>
              <w:sdtPr>
                <w:id w:val="967017087"/>
                <w:tag w:val="goog_rdk_1"/>
              </w:sdtPr>
              <w:sdtContent>
                <w:ins w:author="Matt Pursley" w:id="0" w:date="2026-05-29T20:22:44Z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b1b1b"/>
                      <w:sz w:val="19"/>
                      <w:szCs w:val="19"/>
                      <w:rtl w:val="0"/>
                    </w:rPr>
                    <w:t xml:space="preserve">r</w:t>
                  </w:r>
                </w:ins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, signed by all three co-founders, pinned to the 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Stand up the Trello board from the CSVs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Board live; labels = lanes; the blockers are visible to everyone.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" w:before="32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11f1f"/>
          <w:sz w:val="18"/>
          <w:szCs w:val="18"/>
          <w:rtl w:val="0"/>
        </w:rPr>
        <w:t xml:space="preserve">SPRINT 1  </w:t>
      </w:r>
      <w:r w:rsidDel="00000000" w:rsidR="00000000" w:rsidRPr="00000000">
        <w:rPr>
          <w:rFonts w:ascii="Arial Black" w:cs="Arial Black" w:eastAsia="Arial Black" w:hAnsi="Arial Black"/>
          <w:color w:val="0a0a0a"/>
          <w:sz w:val="24"/>
          <w:szCs w:val="24"/>
          <w:rtl w:val="0"/>
        </w:rPr>
        <w:t xml:space="preserve">Build &amp; De-risk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Courier New" w:cs="Courier New" w:eastAsia="Courier New" w:hAnsi="Courier New"/>
          <w:smallCaps w:val="1"/>
          <w:color w:val="2a2a2a"/>
          <w:sz w:val="16"/>
          <w:szCs w:val="16"/>
          <w:rtl w:val="0"/>
        </w:rPr>
        <w:t xml:space="preserve">WEEKS 2–4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2a2a2a"/>
          <w:sz w:val="21"/>
          <w:szCs w:val="21"/>
          <w:rtl w:val="0"/>
        </w:rPr>
        <w:t xml:space="preserve">   Sign, protect, model.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9d2c5" w:space="0" w:sz="2" w:val="single"/>
          <w:left w:color="d9d2c5" w:space="0" w:sz="2" w:val="single"/>
          <w:bottom w:color="d9d2c5" w:space="0" w:sz="2" w:val="single"/>
          <w:right w:color="d9d2c5" w:space="0" w:sz="2" w:val="single"/>
          <w:insideH w:color="d9d2c5" w:space="0" w:sz="2" w:val="single"/>
          <w:insideV w:color="d9d2c5" w:space="0" w:sz="2" w:val="single"/>
        </w:tblBorders>
        <w:tblLayout w:type="fixed"/>
        <w:tblLook w:val="0000"/>
      </w:tblPr>
      <w:tblGrid>
        <w:gridCol w:w="3500"/>
        <w:gridCol w:w="1300"/>
        <w:gridCol w:w="4560"/>
        <w:tblGridChange w:id="0">
          <w:tblGrid>
            <w:gridCol w:w="3500"/>
            <w:gridCol w:w="1300"/>
            <w:gridCol w:w="4560"/>
          </w:tblGrid>
        </w:tblGridChange>
      </w:tblGrid>
      <w:tr>
        <w:trPr>
          <w:cantSplit w:val="0"/>
          <w:tblHeader w:val="1"/>
        </w:trPr>
        <w:tc>
          <w:tcPr>
            <w:shd w:fill="0a0a0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f2ede4"/>
                <w:sz w:val="16"/>
                <w:szCs w:val="16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a0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f2ede4"/>
                <w:sz w:val="16"/>
                <w:szCs w:val="16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a0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f2ede4"/>
                <w:sz w:val="16"/>
                <w:szCs w:val="16"/>
                <w:rtl w:val="0"/>
              </w:rPr>
              <w:t xml:space="preserve">DONE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Sign the clinical advisor; brief on FIG + Guardian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b11f1f"/>
                <w:sz w:val="15"/>
                <w:szCs w:val="15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2–4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Contracted; has read the FIG prompt + Guardian spec and agreed the intake-floor parameters.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Lean legal: ToS, privacy, 17+, AI disclaimer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2–4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Drafts in place; the AI-coach liability posture is documented.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Build the lightweight financial model</w:t>
            </w:r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418962588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2a2a2a"/>
                    <w:sz w:val="15"/>
                    <w:szCs w:val="15"/>
                    <w:rtl w:val="0"/>
                  </w:rPr>
                  <w:t xml:space="preserve">↳ FIG cost from Eng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Unit economics at $6/mo Pro + a pre-raise burn figure modeled.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Choose beta logistics tooling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TestFlight account + onboarding and feedback-capture tools selected.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Decide the creator-seed micro-run</w:t>
            </w:r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722190722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2a2a2a"/>
                    <w:sz w:val="15"/>
                    <w:szCs w:val="15"/>
                    <w:rtl w:val="0"/>
                  </w:rPr>
                  <w:t xml:space="preserve">↳ Brand’s list; name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~30–50 shirts ordered (founder-affordable) or consciously deferred, with the reason logged.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0" w:before="32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11f1f"/>
          <w:sz w:val="18"/>
          <w:szCs w:val="18"/>
          <w:rtl w:val="0"/>
        </w:rPr>
        <w:t xml:space="preserve">SPRINT 2  </w:t>
      </w:r>
      <w:r w:rsidDel="00000000" w:rsidR="00000000" w:rsidRPr="00000000">
        <w:rPr>
          <w:rFonts w:ascii="Arial Black" w:cs="Arial Black" w:eastAsia="Arial Black" w:hAnsi="Arial Black"/>
          <w:color w:val="0a0a0a"/>
          <w:sz w:val="24"/>
          <w:szCs w:val="24"/>
          <w:rtl w:val="0"/>
        </w:rPr>
        <w:t xml:space="preserve">Harden &amp; Beta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Courier New" w:cs="Courier New" w:eastAsia="Courier New" w:hAnsi="Courier New"/>
          <w:smallCaps w:val="1"/>
          <w:color w:val="2a2a2a"/>
          <w:sz w:val="16"/>
          <w:szCs w:val="16"/>
          <w:rtl w:val="0"/>
        </w:rPr>
        <w:t xml:space="preserve">WEEKS 5–7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2a2a2a"/>
          <w:sz w:val="21"/>
          <w:szCs w:val="21"/>
          <w:rtl w:val="0"/>
        </w:rPr>
        <w:t xml:space="preserve">   Onboard, sign off, package the raise.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9d2c5" w:space="0" w:sz="2" w:val="single"/>
          <w:left w:color="d9d2c5" w:space="0" w:sz="2" w:val="single"/>
          <w:bottom w:color="d9d2c5" w:space="0" w:sz="2" w:val="single"/>
          <w:right w:color="d9d2c5" w:space="0" w:sz="2" w:val="single"/>
          <w:insideH w:color="d9d2c5" w:space="0" w:sz="2" w:val="single"/>
          <w:insideV w:color="d9d2c5" w:space="0" w:sz="2" w:val="single"/>
        </w:tblBorders>
        <w:tblLayout w:type="fixed"/>
        <w:tblLook w:val="0000"/>
      </w:tblPr>
      <w:tblGrid>
        <w:gridCol w:w="3500"/>
        <w:gridCol w:w="1300"/>
        <w:gridCol w:w="4560"/>
        <w:tblGridChange w:id="0">
          <w:tblGrid>
            <w:gridCol w:w="3500"/>
            <w:gridCol w:w="1300"/>
            <w:gridCol w:w="4560"/>
          </w:tblGrid>
        </w:tblGridChange>
      </w:tblGrid>
      <w:tr>
        <w:trPr>
          <w:cantSplit w:val="0"/>
          <w:tblHeader w:val="1"/>
        </w:trPr>
        <w:tc>
          <w:tcPr>
            <w:shd w:fill="0a0a0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f2ede4"/>
                <w:sz w:val="16"/>
                <w:szCs w:val="16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a0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f2ede4"/>
                <w:sz w:val="16"/>
                <w:szCs w:val="16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a0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f2ede4"/>
                <w:sz w:val="16"/>
                <w:szCs w:val="16"/>
                <w:rtl w:val="0"/>
              </w:rPr>
              <w:t xml:space="preserve">DONE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Run beta logistics end-to-end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5–7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200 invited and onboarded smoothly; feedback captured.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Secure the clinical sign-off in writing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b11f1f"/>
                <w:sz w:val="15"/>
                <w:szCs w:val="15"/>
                <w:rtl w:val="0"/>
              </w:rPr>
              <w:t xml:space="preserve">HARD GATE</w:t>
            </w:r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85870593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2a2a2a"/>
                    <w:sz w:val="15"/>
                    <w:szCs w:val="15"/>
                    <w:rtl w:val="0"/>
                  </w:rPr>
                  <w:t xml:space="preserve">↳ Joint with Eng + advisor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Advisor signs off, in writing, that FIG is safe to ship to external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Build the raise narrative + data-room v0</w:t>
            </w:r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1003000950"/>
                <w:tag w:val="goog_rdk_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2a2a2a"/>
                    <w:sz w:val="15"/>
                    <w:szCs w:val="15"/>
                    <w:rtl w:val="0"/>
                  </w:rPr>
                  <w:t xml:space="preserve">↳ Traction (Brand) + retention (Eng)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Retention, organic-CAC, and the traction story assembled for partners.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Draft the co-founder alignment 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The “ride the hostile press, don’t water it down” agreement drafted for signing before public launch.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6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2c5" w:space="0" w:sz="4" w:val="single"/>
              <w:left w:color="b11f1f" w:space="0" w:sz="28" w:val="single"/>
              <w:bottom w:color="d9d2c5" w:space="0" w:sz="4" w:val="single"/>
              <w:right w:color="d9d2c5" w:space="0" w:sz="4" w:val="single"/>
            </w:tcBorders>
            <w:shd w:fill="f2ede4" w:val="clear"/>
            <w:tcMar>
              <w:top w:w="200.0" w:type="dxa"/>
              <w:left w:w="260.0" w:type="dxa"/>
              <w:bottom w:w="200.0" w:type="dxa"/>
              <w:right w:w="260.0" w:type="dxa"/>
            </w:tcMar>
          </w:tcPr>
          <w:p w:rsidR="00000000" w:rsidDel="00000000" w:rsidP="00000000" w:rsidRDefault="00000000" w:rsidRPr="00000000" w14:paraId="00000041">
            <w:pPr>
              <w:spacing w:after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b11f1f"/>
                <w:sz w:val="16"/>
                <w:szCs w:val="16"/>
                <w:rtl w:val="0"/>
              </w:rPr>
              <w:t xml:space="preserve">— YOUR WATCH-OUT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00" w:lineRule="auto"/>
              <w:rPr/>
            </w:pPr>
            <w:r w:rsidDel="00000000" w:rsidR="00000000" w:rsidRPr="00000000">
              <w:rPr>
                <w:rFonts w:ascii="Arial Black" w:cs="Arial Black" w:eastAsia="Arial Black" w:hAnsi="Arial Black"/>
                <w:color w:val="1b1b1b"/>
                <w:sz w:val="24"/>
                <w:szCs w:val="24"/>
                <w:rtl w:val="0"/>
              </w:rPr>
              <w:t xml:space="preserve">The two slow things move silently</w:t>
            </w: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color w:val="b11f1f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0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The advisor and the trademark are the only items on the whole board that you alone can unblock — and both run on external clocks you don’t control.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Every day they’re not started, the beta date slips by a day, quietly, while everyone else feels productive. Start both in Week 1 and chase them weekly. They will be the reason we’re early or the reason we’re late.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bottom w:color="b11f1f" w:space="1" w:sz="18" w:val="single"/>
        </w:pBdr>
        <w:spacing w:after="16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before="60" w:lineRule="auto"/>
        <w:rPr/>
      </w:pPr>
      <w:r w:rsidDel="00000000" w:rsidR="00000000" w:rsidRPr="00000000">
        <w:rPr>
          <w:rFonts w:ascii="Arial Black" w:cs="Arial Black" w:eastAsia="Arial Black" w:hAnsi="Arial Black"/>
          <w:color w:val="0a0a0a"/>
          <w:sz w:val="28"/>
          <w:szCs w:val="28"/>
          <w:rtl w:val="0"/>
        </w:rPr>
        <w:t xml:space="preserve">Path cleared, story earned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b11f1f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30" w:line="264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2a2a2a"/>
          <w:sz w:val="23"/>
          <w:szCs w:val="23"/>
          <w:rtl w:val="0"/>
        </w:rPr>
        <w:t xml:space="preserve">The build and the brand mean nothing if the path isn’t legal, safe, and fundable. That’s the lane.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color="d9d2c5" w:space="6" w:sz="4" w:val="single"/>
      </w:pBdr>
      <w:tabs>
        <w:tab w:val="right" w:leader="none" w:pos="9360"/>
      </w:tabs>
      <w:rPr/>
    </w:pPr>
    <w:r w:rsidDel="00000000" w:rsidR="00000000" w:rsidRPr="00000000">
      <w:rPr>
        <w:rFonts w:ascii="Courier New" w:cs="Courier New" w:eastAsia="Courier New" w:hAnsi="Courier New"/>
        <w:color w:val="2a2a2a"/>
        <w:sz w:val="14"/>
        <w:szCs w:val="14"/>
        <w:rtl w:val="0"/>
      </w:rPr>
      <w:t xml:space="preserve">HUNGER</w:t>
    </w:r>
    <w:r w:rsidDel="00000000" w:rsidR="00000000" w:rsidRPr="00000000">
      <w:rPr>
        <w:rFonts w:ascii="Courier New" w:cs="Courier New" w:eastAsia="Courier New" w:hAnsi="Courier New"/>
        <w:b w:val="1"/>
        <w:bCs w:val="1"/>
        <w:color w:val="b11f1f"/>
        <w:sz w:val="14"/>
        <w:szCs w:val="14"/>
        <w:rtl w:val="0"/>
      </w:rPr>
      <w:t xml:space="preserve">.</w:t>
    </w:r>
    <w:r w:rsidDel="00000000" w:rsidR="00000000" w:rsidRPr="00000000">
      <w:rPr>
        <w:rFonts w:ascii="Courier New" w:cs="Courier New" w:eastAsia="Courier New" w:hAnsi="Courier New"/>
        <w:color w:val="2a2a2a"/>
        <w:sz w:val="14"/>
        <w:szCs w:val="14"/>
        <w:rtl w:val="0"/>
      </w:rPr>
      <w:t xml:space="preserve">  Business &amp; Ops Track · ConfidentialPage </w:t>
    </w:r>
    <w:r w:rsidDel="00000000" w:rsidR="00000000" w:rsidRPr="00000000">
      <w:rPr>
        <w:rFonts w:ascii="Courier New" w:cs="Courier New" w:eastAsia="Courier New" w:hAnsi="Courier New"/>
        <w:color w:val="2a2a2a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b1b1b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b1b1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wg617eBM3znehY69YOuVkfEsqg==">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