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Fonts w:ascii="Consolas" w:cs="Consolas" w:eastAsia="Consolas" w:hAnsi="Consolas"/>
          <w:color w:val="555555"/>
          <w:sz w:val="16"/>
          <w:szCs w:val="16"/>
          <w:rtl w:val="0"/>
        </w:rPr>
        <w:t xml:space="preserve">201 — Operating Doc · v1.0 · Confidential</w:t>
      </w:r>
      <w:r w:rsidDel="00000000" w:rsidR="00000000" w:rsidRPr="00000000">
        <w:rPr>
          <w:rtl w:val="0"/>
        </w:rPr>
      </w:r>
    </w:p>
    <w:p w:rsidR="00000000" w:rsidDel="00000000" w:rsidP="00000000" w:rsidRDefault="00000000" w:rsidRPr="00000000" w14:paraId="00000002">
      <w:pPr>
        <w:spacing w:before="800" w:lineRule="auto"/>
        <w:rPr/>
      </w:pPr>
      <w:r w:rsidDel="00000000" w:rsidR="00000000" w:rsidRPr="00000000">
        <w:rPr>
          <w:rFonts w:ascii="Impact" w:cs="Impact" w:eastAsia="Impact" w:hAnsi="Impact"/>
          <w:b w:val="1"/>
          <w:bCs w:val="1"/>
          <w:color w:val="0a0a0a"/>
          <w:sz w:val="240"/>
          <w:szCs w:val="240"/>
          <w:rtl w:val="0"/>
        </w:rPr>
        <w:t xml:space="preserve">HUNGER.</w:t>
      </w:r>
      <w:r w:rsidDel="00000000" w:rsidR="00000000" w:rsidRPr="00000000">
        <w:rPr>
          <w:rtl w:val="0"/>
        </w:rPr>
      </w:r>
    </w:p>
    <w:p w:rsidR="00000000" w:rsidDel="00000000" w:rsidP="00000000" w:rsidRDefault="00000000" w:rsidRPr="00000000" w14:paraId="00000003">
      <w:pPr>
        <w:pBdr>
          <w:top w:color="b8001f" w:space="8" w:sz="24" w:val="single"/>
        </w:pBdr>
        <w:spacing w:before="200" w:lineRule="auto"/>
        <w:rPr/>
      </w:pPr>
      <w:r w:rsidDel="00000000" w:rsidR="00000000" w:rsidRPr="00000000">
        <w:rPr>
          <w:rFonts w:ascii="Arial Black" w:cs="Arial Black" w:eastAsia="Arial Black" w:hAnsi="Arial Black"/>
          <w:b w:val="1"/>
          <w:bCs w:val="1"/>
          <w:color w:val="0a0a0a"/>
          <w:sz w:val="44"/>
          <w:szCs w:val="44"/>
          <w:rtl w:val="0"/>
        </w:rPr>
        <w:t xml:space="preserve">THE MARKETING PLAYBOOK</w:t>
      </w:r>
      <w:r w:rsidDel="00000000" w:rsidR="00000000" w:rsidRPr="00000000">
        <w:rPr>
          <w:rtl w:val="0"/>
        </w:rPr>
      </w:r>
    </w:p>
    <w:p w:rsidR="00000000" w:rsidDel="00000000" w:rsidP="00000000" w:rsidRDefault="00000000" w:rsidRPr="00000000" w14:paraId="00000004">
      <w:pPr>
        <w:spacing w:before="400" w:lineRule="auto"/>
        <w:rPr/>
      </w:pPr>
      <w:r w:rsidDel="00000000" w:rsidR="00000000" w:rsidRPr="00000000">
        <w:rPr>
          <w:rFonts w:ascii="Georgia" w:cs="Georgia" w:eastAsia="Georgia" w:hAnsi="Georgia"/>
          <w:i w:val="1"/>
          <w:iCs w:val="1"/>
          <w:color w:val="0a0a0a"/>
          <w:sz w:val="28"/>
          <w:szCs w:val="28"/>
          <w:rtl w:val="0"/>
        </w:rPr>
        <w:t xml:space="preserve">A pre-launch operating document for the brand that intends to win the loudest fight in fitness.</w:t>
      </w:r>
      <w:r w:rsidDel="00000000" w:rsidR="00000000" w:rsidRPr="00000000">
        <w:rPr>
          <w:rtl w:val="0"/>
        </w:rPr>
      </w:r>
    </w:p>
    <w:p w:rsidR="00000000" w:rsidDel="00000000" w:rsidP="00000000" w:rsidRDefault="00000000" w:rsidRPr="00000000" w14:paraId="00000005">
      <w:pPr>
        <w:spacing w:before="1200" w:lineRule="auto"/>
        <w:rPr/>
      </w:pPr>
      <w:r w:rsidDel="00000000" w:rsidR="00000000" w:rsidRPr="00000000">
        <w:rPr>
          <w:rFonts w:ascii="Arial Black" w:cs="Arial Black" w:eastAsia="Arial Black" w:hAnsi="Arial Black"/>
          <w:b w:val="1"/>
          <w:bCs w:val="1"/>
          <w:smallCaps w:val="1"/>
          <w:color w:val="b8001f"/>
          <w:sz w:val="24"/>
          <w:szCs w:val="24"/>
          <w:rtl w:val="0"/>
        </w:rPr>
        <w:t xml:space="preserve">STAY HUNGRY. EAT ENOUGH. REFUSE THE LIE.</w:t>
      </w:r>
      <w:r w:rsidDel="00000000" w:rsidR="00000000" w:rsidRPr="00000000">
        <w:rPr>
          <w:rtl w:val="0"/>
        </w:rPr>
      </w:r>
    </w:p>
    <w:p w:rsidR="00000000" w:rsidDel="00000000" w:rsidP="00000000" w:rsidRDefault="00000000" w:rsidRPr="00000000" w14:paraId="00000006">
      <w:pPr>
        <w:spacing w:before="1600" w:lineRule="auto"/>
        <w:rPr/>
      </w:pPr>
      <w:r w:rsidDel="00000000" w:rsidR="00000000" w:rsidRPr="00000000">
        <w:rPr>
          <w:rFonts w:ascii="Consolas" w:cs="Consolas" w:eastAsia="Consolas" w:hAnsi="Consolas"/>
          <w:color w:val="555555"/>
          <w:sz w:val="16"/>
          <w:szCs w:val="16"/>
          <w:rtl w:val="0"/>
        </w:rPr>
        <w:br w:type="textWrapping"/>
        <w:br w:type="textWrapping"/>
        <w:br w:type="textWrapping"/>
        <w:br w:type="textWrapping"/>
        <w:br w:type="textWrapping"/>
        <w:br w:type="textWrapping"/>
        <w:br w:type="textWrapping"/>
        <w:t xml:space="preserve">Marketing playbook · For the founding team · v1.0</w:t>
      </w:r>
      <w:r w:rsidDel="00000000" w:rsidR="00000000" w:rsidRPr="00000000">
        <w:rPr>
          <w:rtl w:val="0"/>
        </w:rPr>
      </w:r>
    </w:p>
    <w:p w:rsidR="00000000" w:rsidDel="00000000" w:rsidP="00000000" w:rsidRDefault="00000000" w:rsidRPr="00000000" w14:paraId="00000007">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00. THE PREMISE</w:t>
      </w:r>
      <w:r w:rsidDel="00000000" w:rsidR="00000000" w:rsidRPr="00000000">
        <w:rPr>
          <w:rtl w:val="0"/>
        </w:rPr>
      </w:r>
    </w:p>
    <w:p w:rsidR="00000000" w:rsidDel="00000000" w:rsidP="00000000" w:rsidRDefault="00000000" w:rsidRPr="00000000" w14:paraId="00000008">
      <w:pPr>
        <w:spacing w:after="360" w:lineRule="auto"/>
        <w:rPr/>
      </w:pPr>
      <w:r w:rsidDel="00000000" w:rsidR="00000000" w:rsidRPr="00000000">
        <w:rPr>
          <w:rFonts w:ascii="Consolas" w:cs="Consolas" w:eastAsia="Consolas" w:hAnsi="Consolas"/>
          <w:b w:val="1"/>
          <w:bCs w:val="1"/>
          <w:color w:val="b8001f"/>
          <w:sz w:val="16"/>
          <w:szCs w:val="16"/>
          <w:rtl w:val="0"/>
        </w:rPr>
        <w:t xml:space="preserve">00 / 24</w:t>
      </w:r>
      <w:r w:rsidDel="00000000" w:rsidR="00000000" w:rsidRPr="00000000">
        <w:rPr>
          <w:rFonts w:ascii="Consolas" w:cs="Consolas" w:eastAsia="Consolas" w:hAnsi="Consolas"/>
          <w:color w:val="555555"/>
          <w:sz w:val="16"/>
          <w:szCs w:val="16"/>
          <w:rtl w:val="0"/>
        </w:rPr>
        <w:t xml:space="preserve">    THE OPERATING THESIS · READ FIRST</w:t>
      </w:r>
      <w:r w:rsidDel="00000000" w:rsidR="00000000" w:rsidRPr="00000000">
        <w:rPr>
          <w:rtl w:val="0"/>
        </w:rPr>
      </w:r>
    </w:p>
    <w:p w:rsidR="00000000" w:rsidDel="00000000" w:rsidP="00000000" w:rsidRDefault="00000000" w:rsidRPr="00000000" w14:paraId="00000009">
      <w:pPr>
        <w:spacing w:after="140" w:line="300" w:lineRule="auto"/>
        <w:rPr/>
      </w:pPr>
      <w:r w:rsidDel="00000000" w:rsidR="00000000" w:rsidRPr="00000000">
        <w:rPr>
          <w:rtl w:val="0"/>
        </w:rPr>
        <w:t xml:space="preserve">This is the working thesis the rest of the document operates from. It's in writing because an operating doc that doesn't make on-the-record predictions is a wish list. Below: what we're betting on, and what we refuse to pretend we know. Everything in Sections 01 through 24 is downstream of these two lists.</w:t>
      </w:r>
    </w:p>
    <w:p w:rsidR="00000000" w:rsidDel="00000000" w:rsidP="00000000" w:rsidRDefault="00000000" w:rsidRPr="00000000" w14:paraId="0000000A">
      <w:pPr>
        <w:pBdr>
          <w:left w:color="b8001f" w:space="16" w:sz="24" w:val="single"/>
        </w:pBdr>
        <w:spacing w:after="220" w:before="220" w:lineRule="auto"/>
        <w:ind w:left="240" w:firstLine="0"/>
        <w:rPr/>
      </w:pPr>
      <w:r w:rsidDel="00000000" w:rsidR="00000000" w:rsidRPr="00000000">
        <w:rPr>
          <w:rFonts w:ascii="Georgia" w:cs="Georgia" w:eastAsia="Georgia" w:hAnsi="Georgia"/>
          <w:i w:val="1"/>
          <w:iCs w:val="1"/>
          <w:color w:val="0a0a0a"/>
          <w:sz w:val="26"/>
          <w:szCs w:val="26"/>
          <w:rtl w:val="0"/>
        </w:rPr>
        <w:t xml:space="preserve">"The thing I'm betting on is that the fitness category has confused 'category leader' with 'category default.' MyFitnessPal isn't loved. Noom isn't loved. They're tolerated. And tolerated is the most beatable position in consumer software."</w:t>
      </w:r>
      <w:r w:rsidDel="00000000" w:rsidR="00000000" w:rsidRPr="00000000">
        <w:rPr>
          <w:rtl w:val="0"/>
        </w:rPr>
      </w:r>
    </w:p>
    <w:p w:rsidR="00000000" w:rsidDel="00000000" w:rsidP="00000000" w:rsidRDefault="00000000" w:rsidRPr="00000000" w14:paraId="0000000B">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What I'm betting</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Gen Z's relationship with the diet industry is one of inherited grievance, not active belief — they grew up watching it lie to their mothers, and they're ready to defect to anyone with the courage to name the lie.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a brand built around a manifesto is more defensible than a product built around a feature. Features get copied in a quarter. A position on the world doesn't.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"Hunger" — the word — is the single best piece of strategic real estate in the category, and it's free because everyone else is scared of it.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the smallest, loudest cohort of believers will beat the largest, quietest cohort of users. I'd rather have 10,000 people who would tattoo our logo than 1,000,000 who can't remember installing the app.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virality in 2026 is downstream of identity, not entertainment. Things spread because they say something about the person sharing them. Our job is to make Hunger a thing people want to be seen with.</w:t>
      </w:r>
    </w:p>
    <w:p w:rsidR="00000000" w:rsidDel="00000000" w:rsidP="00000000" w:rsidRDefault="00000000" w:rsidRPr="00000000" w14:paraId="00000011">
      <w:pPr>
        <w:pBdr>
          <w:left w:color="b8001f" w:space="8" w:sz="18" w:val="single"/>
        </w:pBdr>
        <w:shd w:fill="f5f1e8" w:val="clear"/>
        <w:spacing w:after="200" w:before="200" w:line="280" w:lineRule="auto"/>
        <w:ind w:left="200" w:right="200" w:firstLine="0"/>
        <w:rPr/>
      </w:pPr>
      <w:r w:rsidDel="00000000" w:rsidR="00000000" w:rsidRPr="00000000">
        <w:rPr>
          <w:rFonts w:ascii="Consolas" w:cs="Consolas" w:eastAsia="Consolas" w:hAnsi="Consolas"/>
          <w:b w:val="1"/>
          <w:bCs w:val="1"/>
          <w:color w:val="b8001f"/>
          <w:sz w:val="16"/>
          <w:szCs w:val="16"/>
          <w:rtl w:val="0"/>
        </w:rPr>
        <w:t xml:space="preserve">THE FRAME  </w:t>
        <w:br w:type="textWrapping"/>
      </w:r>
      <w:r w:rsidDel="00000000" w:rsidR="00000000" w:rsidRPr="00000000">
        <w:rPr>
          <w:color w:val="0a0a0a"/>
          <w:rtl w:val="0"/>
        </w:rPr>
        <w:t xml:space="preserve">Hunger is a brand that picks a fight. A brand that picks a fight either wins big or dies fast. There is no middle outcome for a Liquid-Death-shaped strategy. If we're not willing to lose hard, we cannot win at all. Everything in this document assumes the founders are aligned on that asymmetry.</w:t>
      </w:r>
      <w:r w:rsidDel="00000000" w:rsidR="00000000" w:rsidRPr="00000000">
        <w:rPr>
          <w:rtl w:val="0"/>
        </w:rPr>
      </w:r>
    </w:p>
    <w:p w:rsidR="00000000" w:rsidDel="00000000" w:rsidP="00000000" w:rsidRDefault="00000000" w:rsidRPr="00000000" w14:paraId="00000012">
      <w:pPr>
        <w:spacing w:after="140" w:line="300" w:lineRule="auto"/>
        <w:rPr/>
      </w:pPr>
      <w:r w:rsidDel="00000000" w:rsidR="00000000" w:rsidRPr="00000000">
        <w:rPr>
          <w:rtl w:val="0"/>
        </w:rPr>
        <w:t xml:space="preserve">If you read nothing else: read Section 04 (Ethics) and Section 24 (The Co-Founder Pact). Those two sections are the load-bearing walls. Everything else is decoration if those aren't true.</w:t>
      </w:r>
    </w:p>
    <w:p w:rsidR="00000000" w:rsidDel="00000000" w:rsidP="00000000" w:rsidRDefault="00000000" w:rsidRPr="00000000" w14:paraId="00000013">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CONTENTS</w:t>
      </w:r>
      <w:r w:rsidDel="00000000" w:rsidR="00000000" w:rsidRPr="00000000">
        <w:rPr>
          <w:rtl w:val="0"/>
        </w:rPr>
      </w:r>
    </w:p>
    <w:p w:rsidR="00000000" w:rsidDel="00000000" w:rsidP="00000000" w:rsidRDefault="00000000" w:rsidRPr="00000000" w14:paraId="00000014">
      <w:pPr>
        <w:spacing w:after="360" w:lineRule="auto"/>
        <w:rPr/>
      </w:pPr>
      <w:r w:rsidDel="00000000" w:rsidR="00000000" w:rsidRPr="00000000">
        <w:rPr>
          <w:rFonts w:ascii="Consolas" w:cs="Consolas" w:eastAsia="Consolas" w:hAnsi="Consolas"/>
          <w:b w:val="1"/>
          <w:bCs w:val="1"/>
          <w:color w:val="b8001f"/>
          <w:sz w:val="16"/>
          <w:szCs w:val="16"/>
          <w:rtl w:val="0"/>
        </w:rPr>
        <w:t xml:space="preserve">INDEX</w:t>
      </w:r>
      <w:r w:rsidDel="00000000" w:rsidR="00000000" w:rsidRPr="00000000">
        <w:rPr>
          <w:rFonts w:ascii="Consolas" w:cs="Consolas" w:eastAsia="Consolas" w:hAnsi="Consolas"/>
          <w:color w:val="555555"/>
          <w:sz w:val="16"/>
          <w:szCs w:val="16"/>
          <w:rtl w:val="0"/>
        </w:rPr>
        <w:t xml:space="preserve">    24 SECTIONS · ONE WAR</w:t>
      </w:r>
      <w:r w:rsidDel="00000000" w:rsidR="00000000" w:rsidRPr="00000000">
        <w:rPr>
          <w:rtl w:val="0"/>
        </w:rPr>
      </w:r>
    </w:p>
    <w:p w:rsidR="00000000" w:rsidDel="00000000" w:rsidP="00000000" w:rsidRDefault="00000000" w:rsidRPr="00000000" w14:paraId="00000015">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00.  </w:t>
      </w:r>
      <w:r w:rsidDel="00000000" w:rsidR="00000000" w:rsidRPr="00000000">
        <w:rPr>
          <w:b w:val="1"/>
          <w:bCs w:val="1"/>
          <w:color w:val="0a0a0a"/>
          <w:rtl w:val="0"/>
        </w:rPr>
        <w:t xml:space="preserve">The premise</w:t>
      </w:r>
      <w:r w:rsidDel="00000000" w:rsidR="00000000" w:rsidRPr="00000000">
        <w:rPr>
          <w:rFonts w:ascii="Georgia" w:cs="Georgia" w:eastAsia="Georgia" w:hAnsi="Georgia"/>
          <w:i w:val="1"/>
          <w:iCs w:val="1"/>
          <w:color w:val="555555"/>
          <w:sz w:val="20"/>
          <w:szCs w:val="20"/>
          <w:rtl w:val="0"/>
        </w:rPr>
        <w:tab/>
        <w:t xml:space="preserve">The operating thesis</w:t>
      </w:r>
      <w:r w:rsidDel="00000000" w:rsidR="00000000" w:rsidRPr="00000000">
        <w:rPr>
          <w:rtl w:val="0"/>
        </w:rPr>
      </w:r>
    </w:p>
    <w:p w:rsidR="00000000" w:rsidDel="00000000" w:rsidP="00000000" w:rsidRDefault="00000000" w:rsidRPr="00000000" w14:paraId="00000016">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01.  </w:t>
      </w:r>
      <w:r w:rsidDel="00000000" w:rsidR="00000000" w:rsidRPr="00000000">
        <w:rPr>
          <w:b w:val="1"/>
          <w:bCs w:val="1"/>
          <w:color w:val="0a0a0a"/>
          <w:rtl w:val="0"/>
        </w:rPr>
        <w:t xml:space="preserve">The strategic North Star</w:t>
      </w:r>
      <w:r w:rsidDel="00000000" w:rsidR="00000000" w:rsidRPr="00000000">
        <w:rPr>
          <w:rFonts w:ascii="Georgia" w:cs="Georgia" w:eastAsia="Georgia" w:hAnsi="Georgia"/>
          <w:i w:val="1"/>
          <w:iCs w:val="1"/>
          <w:color w:val="555555"/>
          <w:sz w:val="20"/>
          <w:szCs w:val="20"/>
          <w:rtl w:val="0"/>
        </w:rPr>
        <w:tab/>
        <w:t xml:space="preserve">What winning looks like</w:t>
      </w:r>
      <w:r w:rsidDel="00000000" w:rsidR="00000000" w:rsidRPr="00000000">
        <w:rPr>
          <w:rtl w:val="0"/>
        </w:rPr>
      </w:r>
    </w:p>
    <w:p w:rsidR="00000000" w:rsidDel="00000000" w:rsidP="00000000" w:rsidRDefault="00000000" w:rsidRPr="00000000" w14:paraId="00000017">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02.  </w:t>
      </w:r>
      <w:r w:rsidDel="00000000" w:rsidR="00000000" w:rsidRPr="00000000">
        <w:rPr>
          <w:b w:val="1"/>
          <w:bCs w:val="1"/>
          <w:color w:val="0a0a0a"/>
          <w:rtl w:val="0"/>
        </w:rPr>
        <w:t xml:space="preserve">The market we picked the fight in</w:t>
      </w:r>
      <w:r w:rsidDel="00000000" w:rsidR="00000000" w:rsidRPr="00000000">
        <w:rPr>
          <w:rFonts w:ascii="Georgia" w:cs="Georgia" w:eastAsia="Georgia" w:hAnsi="Georgia"/>
          <w:i w:val="1"/>
          <w:iCs w:val="1"/>
          <w:color w:val="555555"/>
          <w:sz w:val="20"/>
          <w:szCs w:val="20"/>
          <w:rtl w:val="0"/>
        </w:rPr>
        <w:tab/>
        <w:t xml:space="preserve">Category, incumbents, wedge</w:t>
      </w:r>
      <w:r w:rsidDel="00000000" w:rsidR="00000000" w:rsidRPr="00000000">
        <w:rPr>
          <w:rtl w:val="0"/>
        </w:rPr>
      </w:r>
    </w:p>
    <w:p w:rsidR="00000000" w:rsidDel="00000000" w:rsidP="00000000" w:rsidRDefault="00000000" w:rsidRPr="00000000" w14:paraId="00000018">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03.  </w:t>
      </w:r>
      <w:r w:rsidDel="00000000" w:rsidR="00000000" w:rsidRPr="00000000">
        <w:rPr>
          <w:b w:val="1"/>
          <w:bCs w:val="1"/>
          <w:color w:val="0a0a0a"/>
          <w:rtl w:val="0"/>
        </w:rPr>
        <w:t xml:space="preserve">Brand strategy, codified</w:t>
      </w:r>
      <w:r w:rsidDel="00000000" w:rsidR="00000000" w:rsidRPr="00000000">
        <w:rPr>
          <w:rFonts w:ascii="Georgia" w:cs="Georgia" w:eastAsia="Georgia" w:hAnsi="Georgia"/>
          <w:i w:val="1"/>
          <w:iCs w:val="1"/>
          <w:color w:val="555555"/>
          <w:sz w:val="20"/>
          <w:szCs w:val="20"/>
          <w:rtl w:val="0"/>
        </w:rPr>
        <w:tab/>
        <w:t xml:space="preserve">Positioning, voice, 10 commandments</w:t>
      </w:r>
      <w:r w:rsidDel="00000000" w:rsidR="00000000" w:rsidRPr="00000000">
        <w:rPr>
          <w:rtl w:val="0"/>
        </w:rPr>
      </w:r>
    </w:p>
    <w:p w:rsidR="00000000" w:rsidDel="00000000" w:rsidP="00000000" w:rsidRDefault="00000000" w:rsidRPr="00000000" w14:paraId="00000019">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04.  </w:t>
      </w:r>
      <w:r w:rsidDel="00000000" w:rsidR="00000000" w:rsidRPr="00000000">
        <w:rPr>
          <w:b w:val="1"/>
          <w:bCs w:val="1"/>
          <w:color w:val="0a0a0a"/>
          <w:rtl w:val="0"/>
        </w:rPr>
        <w:t xml:space="preserve">The ethics position (non-negotiable)</w:t>
      </w:r>
      <w:r w:rsidDel="00000000" w:rsidR="00000000" w:rsidRPr="00000000">
        <w:rPr>
          <w:rFonts w:ascii="Georgia" w:cs="Georgia" w:eastAsia="Georgia" w:hAnsi="Georgia"/>
          <w:i w:val="1"/>
          <w:iCs w:val="1"/>
          <w:color w:val="555555"/>
          <w:sz w:val="20"/>
          <w:szCs w:val="20"/>
          <w:rtl w:val="0"/>
        </w:rPr>
        <w:tab/>
        <w:t xml:space="preserve">The clinical guardrails</w:t>
      </w:r>
      <w:r w:rsidDel="00000000" w:rsidR="00000000" w:rsidRPr="00000000">
        <w:rPr>
          <w:rtl w:val="0"/>
        </w:rPr>
      </w:r>
    </w:p>
    <w:p w:rsidR="00000000" w:rsidDel="00000000" w:rsidP="00000000" w:rsidRDefault="00000000" w:rsidRPr="00000000" w14:paraId="0000001A">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05.  </w:t>
      </w:r>
      <w:r w:rsidDel="00000000" w:rsidR="00000000" w:rsidRPr="00000000">
        <w:rPr>
          <w:b w:val="1"/>
          <w:bCs w:val="1"/>
          <w:color w:val="0a0a0a"/>
          <w:rtl w:val="0"/>
        </w:rPr>
        <w:t xml:space="preserve">Who we serve (and who we don't)</w:t>
      </w:r>
      <w:r w:rsidDel="00000000" w:rsidR="00000000" w:rsidRPr="00000000">
        <w:rPr>
          <w:rFonts w:ascii="Georgia" w:cs="Georgia" w:eastAsia="Georgia" w:hAnsi="Georgia"/>
          <w:i w:val="1"/>
          <w:iCs w:val="1"/>
          <w:color w:val="555555"/>
          <w:sz w:val="20"/>
          <w:szCs w:val="20"/>
          <w:rtl w:val="0"/>
        </w:rPr>
        <w:tab/>
        <w:t xml:space="preserve">ICP and personas</w:t>
      </w:r>
      <w:r w:rsidDel="00000000" w:rsidR="00000000" w:rsidRPr="00000000">
        <w:rPr>
          <w:rtl w:val="0"/>
        </w:rPr>
      </w:r>
    </w:p>
    <w:p w:rsidR="00000000" w:rsidDel="00000000" w:rsidP="00000000" w:rsidRDefault="00000000" w:rsidRPr="00000000" w14:paraId="0000001B">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06.  </w:t>
      </w:r>
      <w:r w:rsidDel="00000000" w:rsidR="00000000" w:rsidRPr="00000000">
        <w:rPr>
          <w:b w:val="1"/>
          <w:bCs w:val="1"/>
          <w:color w:val="0a0a0a"/>
          <w:rtl w:val="0"/>
        </w:rPr>
        <w:t xml:space="preserve">Pre-launch (Days -90 to 0)</w:t>
      </w:r>
      <w:r w:rsidDel="00000000" w:rsidR="00000000" w:rsidRPr="00000000">
        <w:rPr>
          <w:rFonts w:ascii="Georgia" w:cs="Georgia" w:eastAsia="Georgia" w:hAnsi="Georgia"/>
          <w:i w:val="1"/>
          <w:iCs w:val="1"/>
          <w:color w:val="555555"/>
          <w:sz w:val="20"/>
          <w:szCs w:val="20"/>
          <w:rtl w:val="0"/>
        </w:rPr>
        <w:tab/>
        <w:t xml:space="preserve">Waitlist, seeding, manifesto drop</w:t>
      </w:r>
      <w:r w:rsidDel="00000000" w:rsidR="00000000" w:rsidRPr="00000000">
        <w:rPr>
          <w:rtl w:val="0"/>
        </w:rPr>
      </w:r>
    </w:p>
    <w:p w:rsidR="00000000" w:rsidDel="00000000" w:rsidP="00000000" w:rsidRDefault="00000000" w:rsidRPr="00000000" w14:paraId="0000001C">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07.  </w:t>
      </w:r>
      <w:r w:rsidDel="00000000" w:rsidR="00000000" w:rsidRPr="00000000">
        <w:rPr>
          <w:b w:val="1"/>
          <w:bCs w:val="1"/>
          <w:color w:val="0a0a0a"/>
          <w:rtl w:val="0"/>
        </w:rPr>
        <w:t xml:space="preserve">Launch week (Days 0 to 7)</w:t>
      </w:r>
      <w:r w:rsidDel="00000000" w:rsidR="00000000" w:rsidRPr="00000000">
        <w:rPr>
          <w:rFonts w:ascii="Georgia" w:cs="Georgia" w:eastAsia="Georgia" w:hAnsi="Georgia"/>
          <w:i w:val="1"/>
          <w:iCs w:val="1"/>
          <w:color w:val="555555"/>
          <w:sz w:val="20"/>
          <w:szCs w:val="20"/>
          <w:rtl w:val="0"/>
        </w:rPr>
        <w:tab/>
        <w:t xml:space="preserve">Day-by-day battle plan</w:t>
      </w:r>
      <w:r w:rsidDel="00000000" w:rsidR="00000000" w:rsidRPr="00000000">
        <w:rPr>
          <w:rtl w:val="0"/>
        </w:rPr>
      </w:r>
    </w:p>
    <w:p w:rsidR="00000000" w:rsidDel="00000000" w:rsidP="00000000" w:rsidRDefault="00000000" w:rsidRPr="00000000" w14:paraId="0000001D">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08.  </w:t>
      </w:r>
      <w:r w:rsidDel="00000000" w:rsidR="00000000" w:rsidRPr="00000000">
        <w:rPr>
          <w:b w:val="1"/>
          <w:bCs w:val="1"/>
          <w:color w:val="0a0a0a"/>
          <w:rtl w:val="0"/>
        </w:rPr>
        <w:t xml:space="preserve">Channel strategy</w:t>
      </w:r>
      <w:r w:rsidDel="00000000" w:rsidR="00000000" w:rsidRPr="00000000">
        <w:rPr>
          <w:rFonts w:ascii="Georgia" w:cs="Georgia" w:eastAsia="Georgia" w:hAnsi="Georgia"/>
          <w:i w:val="1"/>
          <w:iCs w:val="1"/>
          <w:color w:val="555555"/>
          <w:sz w:val="20"/>
          <w:szCs w:val="20"/>
          <w:rtl w:val="0"/>
        </w:rPr>
        <w:tab/>
        <w:t xml:space="preserve">TikTok, IG, X, YouTube, Reddit, Discord</w:t>
      </w:r>
      <w:r w:rsidDel="00000000" w:rsidR="00000000" w:rsidRPr="00000000">
        <w:rPr>
          <w:rtl w:val="0"/>
        </w:rPr>
      </w:r>
    </w:p>
    <w:p w:rsidR="00000000" w:rsidDel="00000000" w:rsidP="00000000" w:rsidRDefault="00000000" w:rsidRPr="00000000" w14:paraId="0000001E">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09.  </w:t>
      </w:r>
      <w:r w:rsidDel="00000000" w:rsidR="00000000" w:rsidRPr="00000000">
        <w:rPr>
          <w:b w:val="1"/>
          <w:bCs w:val="1"/>
          <w:color w:val="0a0a0a"/>
          <w:rtl w:val="0"/>
        </w:rPr>
        <w:t xml:space="preserve">Content engine</w:t>
      </w:r>
      <w:r w:rsidDel="00000000" w:rsidR="00000000" w:rsidRPr="00000000">
        <w:rPr>
          <w:rFonts w:ascii="Georgia" w:cs="Georgia" w:eastAsia="Georgia" w:hAnsi="Georgia"/>
          <w:i w:val="1"/>
          <w:iCs w:val="1"/>
          <w:color w:val="555555"/>
          <w:sz w:val="20"/>
          <w:szCs w:val="20"/>
          <w:rtl w:val="0"/>
        </w:rPr>
        <w:tab/>
        <w:t xml:space="preserve">Pillars, cadence, production model</w:t>
      </w:r>
      <w:r w:rsidDel="00000000" w:rsidR="00000000" w:rsidRPr="00000000">
        <w:rPr>
          <w:rtl w:val="0"/>
        </w:rPr>
      </w:r>
    </w:p>
    <w:p w:rsidR="00000000" w:rsidDel="00000000" w:rsidP="00000000" w:rsidRDefault="00000000" w:rsidRPr="00000000" w14:paraId="0000001F">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10.  </w:t>
      </w:r>
      <w:r w:rsidDel="00000000" w:rsidR="00000000" w:rsidRPr="00000000">
        <w:rPr>
          <w:b w:val="1"/>
          <w:bCs w:val="1"/>
          <w:color w:val="0a0a0a"/>
          <w:rtl w:val="0"/>
        </w:rPr>
        <w:t xml:space="preserve">Creator strategy</w:t>
      </w:r>
      <w:r w:rsidDel="00000000" w:rsidR="00000000" w:rsidRPr="00000000">
        <w:rPr>
          <w:rFonts w:ascii="Georgia" w:cs="Georgia" w:eastAsia="Georgia" w:hAnsi="Georgia"/>
          <w:i w:val="1"/>
          <w:iCs w:val="1"/>
          <w:color w:val="555555"/>
          <w:sz w:val="20"/>
          <w:szCs w:val="20"/>
          <w:rtl w:val="0"/>
        </w:rPr>
        <w:tab/>
        <w:t xml:space="preserve">Tiers, categories, deal structure</w:t>
      </w:r>
      <w:r w:rsidDel="00000000" w:rsidR="00000000" w:rsidRPr="00000000">
        <w:rPr>
          <w:rtl w:val="0"/>
        </w:rPr>
      </w:r>
    </w:p>
    <w:p w:rsidR="00000000" w:rsidDel="00000000" w:rsidP="00000000" w:rsidRDefault="00000000" w:rsidRPr="00000000" w14:paraId="00000020">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11.  </w:t>
      </w:r>
      <w:r w:rsidDel="00000000" w:rsidR="00000000" w:rsidRPr="00000000">
        <w:rPr>
          <w:b w:val="1"/>
          <w:bCs w:val="1"/>
          <w:color w:val="0a0a0a"/>
          <w:rtl w:val="0"/>
        </w:rPr>
        <w:t xml:space="preserve">Paid media</w:t>
      </w:r>
      <w:r w:rsidDel="00000000" w:rsidR="00000000" w:rsidRPr="00000000">
        <w:rPr>
          <w:rFonts w:ascii="Georgia" w:cs="Georgia" w:eastAsia="Georgia" w:hAnsi="Georgia"/>
          <w:i w:val="1"/>
          <w:iCs w:val="1"/>
          <w:color w:val="555555"/>
          <w:sz w:val="20"/>
          <w:szCs w:val="20"/>
          <w:rtl w:val="0"/>
        </w:rPr>
        <w:tab/>
        <w:t xml:space="preserve">When to turn on, how to test, what to target</w:t>
      </w:r>
      <w:r w:rsidDel="00000000" w:rsidR="00000000" w:rsidRPr="00000000">
        <w:rPr>
          <w:rtl w:val="0"/>
        </w:rPr>
      </w:r>
    </w:p>
    <w:p w:rsidR="00000000" w:rsidDel="00000000" w:rsidP="00000000" w:rsidRDefault="00000000" w:rsidRPr="00000000" w14:paraId="00000021">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12.  </w:t>
      </w:r>
      <w:r w:rsidDel="00000000" w:rsidR="00000000" w:rsidRPr="00000000">
        <w:rPr>
          <w:b w:val="1"/>
          <w:bCs w:val="1"/>
          <w:color w:val="0a0a0a"/>
          <w:rtl w:val="0"/>
        </w:rPr>
        <w:t xml:space="preserve">App Store / ASO</w:t>
      </w:r>
      <w:r w:rsidDel="00000000" w:rsidR="00000000" w:rsidRPr="00000000">
        <w:rPr>
          <w:rFonts w:ascii="Georgia" w:cs="Georgia" w:eastAsia="Georgia" w:hAnsi="Georgia"/>
          <w:i w:val="1"/>
          <w:iCs w:val="1"/>
          <w:color w:val="555555"/>
          <w:sz w:val="20"/>
          <w:szCs w:val="20"/>
          <w:rtl w:val="0"/>
        </w:rPr>
        <w:tab/>
        <w:t xml:space="preserve">Listing, keywords, screenshots, the name risk</w:t>
      </w:r>
      <w:r w:rsidDel="00000000" w:rsidR="00000000" w:rsidRPr="00000000">
        <w:rPr>
          <w:rtl w:val="0"/>
        </w:rPr>
      </w:r>
    </w:p>
    <w:p w:rsidR="00000000" w:rsidDel="00000000" w:rsidP="00000000" w:rsidRDefault="00000000" w:rsidRPr="00000000" w14:paraId="00000022">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13.  </w:t>
      </w:r>
      <w:r w:rsidDel="00000000" w:rsidR="00000000" w:rsidRPr="00000000">
        <w:rPr>
          <w:b w:val="1"/>
          <w:bCs w:val="1"/>
          <w:color w:val="0a0a0a"/>
          <w:rtl w:val="0"/>
        </w:rPr>
        <w:t xml:space="preserve">Community (the cult)</w:t>
      </w:r>
      <w:r w:rsidDel="00000000" w:rsidR="00000000" w:rsidRPr="00000000">
        <w:rPr>
          <w:rFonts w:ascii="Georgia" w:cs="Georgia" w:eastAsia="Georgia" w:hAnsi="Georgia"/>
          <w:i w:val="1"/>
          <w:iCs w:val="1"/>
          <w:color w:val="555555"/>
          <w:sz w:val="20"/>
          <w:szCs w:val="20"/>
          <w:rtl w:val="0"/>
        </w:rPr>
        <w:tab/>
        <w:t xml:space="preserve">Discord, IRL, merch-as-membership</w:t>
      </w:r>
      <w:r w:rsidDel="00000000" w:rsidR="00000000" w:rsidRPr="00000000">
        <w:rPr>
          <w:rtl w:val="0"/>
        </w:rPr>
      </w:r>
    </w:p>
    <w:p w:rsidR="00000000" w:rsidDel="00000000" w:rsidP="00000000" w:rsidRDefault="00000000" w:rsidRPr="00000000" w14:paraId="00000023">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14.  </w:t>
      </w:r>
      <w:r w:rsidDel="00000000" w:rsidR="00000000" w:rsidRPr="00000000">
        <w:rPr>
          <w:b w:val="1"/>
          <w:bCs w:val="1"/>
          <w:color w:val="0a0a0a"/>
          <w:rtl w:val="0"/>
        </w:rPr>
        <w:t xml:space="preserve">Lifecycle &amp; retention</w:t>
      </w:r>
      <w:r w:rsidDel="00000000" w:rsidR="00000000" w:rsidRPr="00000000">
        <w:rPr>
          <w:rFonts w:ascii="Georgia" w:cs="Georgia" w:eastAsia="Georgia" w:hAnsi="Georgia"/>
          <w:i w:val="1"/>
          <w:iCs w:val="1"/>
          <w:color w:val="555555"/>
          <w:sz w:val="20"/>
          <w:szCs w:val="20"/>
          <w:rtl w:val="0"/>
        </w:rPr>
        <w:tab/>
        <w:t xml:space="preserve">Onboarding through win-back</w:t>
      </w:r>
      <w:r w:rsidDel="00000000" w:rsidR="00000000" w:rsidRPr="00000000">
        <w:rPr>
          <w:rtl w:val="0"/>
        </w:rPr>
      </w:r>
    </w:p>
    <w:p w:rsidR="00000000" w:rsidDel="00000000" w:rsidP="00000000" w:rsidRDefault="00000000" w:rsidRPr="00000000" w14:paraId="00000024">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15.  </w:t>
      </w:r>
      <w:r w:rsidDel="00000000" w:rsidR="00000000" w:rsidRPr="00000000">
        <w:rPr>
          <w:b w:val="1"/>
          <w:bCs w:val="1"/>
          <w:color w:val="0a0a0a"/>
          <w:rtl w:val="0"/>
        </w:rPr>
        <w:t xml:space="preserve">Merch as media</w:t>
      </w:r>
      <w:r w:rsidDel="00000000" w:rsidR="00000000" w:rsidRPr="00000000">
        <w:rPr>
          <w:rFonts w:ascii="Georgia" w:cs="Georgia" w:eastAsia="Georgia" w:hAnsi="Georgia"/>
          <w:i w:val="1"/>
          <w:iCs w:val="1"/>
          <w:color w:val="555555"/>
          <w:sz w:val="20"/>
          <w:szCs w:val="20"/>
          <w:rtl w:val="0"/>
        </w:rPr>
        <w:tab/>
        <w:t xml:space="preserve">The shirt-as-billboard model</w:t>
      </w:r>
      <w:r w:rsidDel="00000000" w:rsidR="00000000" w:rsidRPr="00000000">
        <w:rPr>
          <w:rtl w:val="0"/>
        </w:rPr>
      </w:r>
    </w:p>
    <w:p w:rsidR="00000000" w:rsidDel="00000000" w:rsidP="00000000" w:rsidRDefault="00000000" w:rsidRPr="00000000" w14:paraId="00000025">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16.  </w:t>
      </w:r>
      <w:r w:rsidDel="00000000" w:rsidR="00000000" w:rsidRPr="00000000">
        <w:rPr>
          <w:b w:val="1"/>
          <w:bCs w:val="1"/>
          <w:color w:val="0a0a0a"/>
          <w:rtl w:val="0"/>
        </w:rPr>
        <w:t xml:space="preserve">Earned media / PR</w:t>
      </w:r>
      <w:r w:rsidDel="00000000" w:rsidR="00000000" w:rsidRPr="00000000">
        <w:rPr>
          <w:rFonts w:ascii="Georgia" w:cs="Georgia" w:eastAsia="Georgia" w:hAnsi="Georgia"/>
          <w:i w:val="1"/>
          <w:iCs w:val="1"/>
          <w:color w:val="555555"/>
          <w:sz w:val="20"/>
          <w:szCs w:val="20"/>
          <w:rtl w:val="0"/>
        </w:rPr>
        <w:tab/>
        <w:t xml:space="preserve">The Liquid Death playbook applied</w:t>
      </w:r>
      <w:r w:rsidDel="00000000" w:rsidR="00000000" w:rsidRPr="00000000">
        <w:rPr>
          <w:rtl w:val="0"/>
        </w:rPr>
      </w:r>
    </w:p>
    <w:p w:rsidR="00000000" w:rsidDel="00000000" w:rsidP="00000000" w:rsidRDefault="00000000" w:rsidRPr="00000000" w14:paraId="00000026">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17.  </w:t>
      </w:r>
      <w:r w:rsidDel="00000000" w:rsidR="00000000" w:rsidRPr="00000000">
        <w:rPr>
          <w:b w:val="1"/>
          <w:bCs w:val="1"/>
          <w:color w:val="0a0a0a"/>
          <w:rtl w:val="0"/>
        </w:rPr>
        <w:t xml:space="preserve">Partnerships</w:t>
      </w:r>
      <w:r w:rsidDel="00000000" w:rsidR="00000000" w:rsidRPr="00000000">
        <w:rPr>
          <w:rFonts w:ascii="Georgia" w:cs="Georgia" w:eastAsia="Georgia" w:hAnsi="Georgia"/>
          <w:i w:val="1"/>
          <w:iCs w:val="1"/>
          <w:color w:val="555555"/>
          <w:sz w:val="20"/>
          <w:szCs w:val="20"/>
          <w:rtl w:val="0"/>
        </w:rPr>
        <w:tab/>
        <w:t xml:space="preserve">Co-conspirators and the credibility play</w:t>
      </w:r>
      <w:r w:rsidDel="00000000" w:rsidR="00000000" w:rsidRPr="00000000">
        <w:rPr>
          <w:rtl w:val="0"/>
        </w:rPr>
      </w:r>
    </w:p>
    <w:p w:rsidR="00000000" w:rsidDel="00000000" w:rsidP="00000000" w:rsidRDefault="00000000" w:rsidRPr="00000000" w14:paraId="00000027">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18.  </w:t>
      </w:r>
      <w:r w:rsidDel="00000000" w:rsidR="00000000" w:rsidRPr="00000000">
        <w:rPr>
          <w:b w:val="1"/>
          <w:bCs w:val="1"/>
          <w:color w:val="0a0a0a"/>
          <w:rtl w:val="0"/>
        </w:rPr>
        <w:t xml:space="preserve">Referral &amp; virality</w:t>
      </w:r>
      <w:r w:rsidDel="00000000" w:rsidR="00000000" w:rsidRPr="00000000">
        <w:rPr>
          <w:rFonts w:ascii="Georgia" w:cs="Georgia" w:eastAsia="Georgia" w:hAnsi="Georgia"/>
          <w:i w:val="1"/>
          <w:iCs w:val="1"/>
          <w:color w:val="555555"/>
          <w:sz w:val="20"/>
          <w:szCs w:val="20"/>
          <w:rtl w:val="0"/>
        </w:rPr>
        <w:tab/>
        <w:t xml:space="preserve">Why we don't do invite-for-$10</w:t>
      </w:r>
      <w:r w:rsidDel="00000000" w:rsidR="00000000" w:rsidRPr="00000000">
        <w:rPr>
          <w:rtl w:val="0"/>
        </w:rPr>
      </w:r>
    </w:p>
    <w:p w:rsidR="00000000" w:rsidDel="00000000" w:rsidP="00000000" w:rsidRDefault="00000000" w:rsidRPr="00000000" w14:paraId="00000028">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19.  </w:t>
      </w:r>
      <w:r w:rsidDel="00000000" w:rsidR="00000000" w:rsidRPr="00000000">
        <w:rPr>
          <w:b w:val="1"/>
          <w:bCs w:val="1"/>
          <w:color w:val="0a0a0a"/>
          <w:rtl w:val="0"/>
        </w:rPr>
        <w:t xml:space="preserve">Metrics &amp; KPIs</w:t>
      </w:r>
      <w:r w:rsidDel="00000000" w:rsidR="00000000" w:rsidRPr="00000000">
        <w:rPr>
          <w:rFonts w:ascii="Georgia" w:cs="Georgia" w:eastAsia="Georgia" w:hAnsi="Georgia"/>
          <w:i w:val="1"/>
          <w:iCs w:val="1"/>
          <w:color w:val="555555"/>
          <w:sz w:val="20"/>
          <w:szCs w:val="20"/>
          <w:rtl w:val="0"/>
        </w:rPr>
        <w:tab/>
        <w:t xml:space="preserve">North Star and the Monday dashboard</w:t>
      </w:r>
      <w:r w:rsidDel="00000000" w:rsidR="00000000" w:rsidRPr="00000000">
        <w:rPr>
          <w:rtl w:val="0"/>
        </w:rPr>
      </w:r>
    </w:p>
    <w:p w:rsidR="00000000" w:rsidDel="00000000" w:rsidP="00000000" w:rsidRDefault="00000000" w:rsidRPr="00000000" w14:paraId="00000029">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20.  </w:t>
      </w:r>
      <w:r w:rsidDel="00000000" w:rsidR="00000000" w:rsidRPr="00000000">
        <w:rPr>
          <w:b w:val="1"/>
          <w:bCs w:val="1"/>
          <w:color w:val="0a0a0a"/>
          <w:rtl w:val="0"/>
        </w:rPr>
        <w:t xml:space="preserve">Budget (Year 1)</w:t>
      </w:r>
      <w:r w:rsidDel="00000000" w:rsidR="00000000" w:rsidRPr="00000000">
        <w:rPr>
          <w:rFonts w:ascii="Georgia" w:cs="Georgia" w:eastAsia="Georgia" w:hAnsi="Georgia"/>
          <w:i w:val="1"/>
          <w:iCs w:val="1"/>
          <w:color w:val="555555"/>
          <w:sz w:val="20"/>
          <w:szCs w:val="20"/>
          <w:rtl w:val="0"/>
        </w:rPr>
        <w:tab/>
        <w:t xml:space="preserve">Pre-revenue realism, quarter by quarter</w:t>
      </w:r>
      <w:r w:rsidDel="00000000" w:rsidR="00000000" w:rsidRPr="00000000">
        <w:rPr>
          <w:rtl w:val="0"/>
        </w:rPr>
      </w:r>
    </w:p>
    <w:p w:rsidR="00000000" w:rsidDel="00000000" w:rsidP="00000000" w:rsidRDefault="00000000" w:rsidRPr="00000000" w14:paraId="0000002A">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21.  </w:t>
      </w:r>
      <w:r w:rsidDel="00000000" w:rsidR="00000000" w:rsidRPr="00000000">
        <w:rPr>
          <w:b w:val="1"/>
          <w:bCs w:val="1"/>
          <w:color w:val="0a0a0a"/>
          <w:rtl w:val="0"/>
        </w:rPr>
        <w:t xml:space="preserve">Team &amp; org</w:t>
      </w:r>
      <w:r w:rsidDel="00000000" w:rsidR="00000000" w:rsidRPr="00000000">
        <w:rPr>
          <w:rFonts w:ascii="Georgia" w:cs="Georgia" w:eastAsia="Georgia" w:hAnsi="Georgia"/>
          <w:i w:val="1"/>
          <w:iCs w:val="1"/>
          <w:color w:val="555555"/>
          <w:sz w:val="20"/>
          <w:szCs w:val="20"/>
          <w:rtl w:val="0"/>
        </w:rPr>
        <w:tab/>
        <w:t xml:space="preserve">Who we hire and in what order</w:t>
      </w:r>
      <w:r w:rsidDel="00000000" w:rsidR="00000000" w:rsidRPr="00000000">
        <w:rPr>
          <w:rtl w:val="0"/>
        </w:rPr>
      </w:r>
    </w:p>
    <w:p w:rsidR="00000000" w:rsidDel="00000000" w:rsidP="00000000" w:rsidRDefault="00000000" w:rsidRPr="00000000" w14:paraId="0000002B">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22.  </w:t>
      </w:r>
      <w:r w:rsidDel="00000000" w:rsidR="00000000" w:rsidRPr="00000000">
        <w:rPr>
          <w:b w:val="1"/>
          <w:bCs w:val="1"/>
          <w:color w:val="0a0a0a"/>
          <w:rtl w:val="0"/>
        </w:rPr>
        <w:t xml:space="preserve">Risk register</w:t>
      </w:r>
      <w:r w:rsidDel="00000000" w:rsidR="00000000" w:rsidRPr="00000000">
        <w:rPr>
          <w:rFonts w:ascii="Georgia" w:cs="Georgia" w:eastAsia="Georgia" w:hAnsi="Georgia"/>
          <w:i w:val="1"/>
          <w:iCs w:val="1"/>
          <w:color w:val="555555"/>
          <w:sz w:val="20"/>
          <w:szCs w:val="20"/>
          <w:rtl w:val="0"/>
        </w:rPr>
        <w:tab/>
        <w:t xml:space="preserve">What could kill this, and the mitigation</w:t>
      </w:r>
      <w:r w:rsidDel="00000000" w:rsidR="00000000" w:rsidRPr="00000000">
        <w:rPr>
          <w:rtl w:val="0"/>
        </w:rPr>
      </w:r>
    </w:p>
    <w:p w:rsidR="00000000" w:rsidDel="00000000" w:rsidP="00000000" w:rsidRDefault="00000000" w:rsidRPr="00000000" w14:paraId="0000002C">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23.  </w:t>
      </w:r>
      <w:r w:rsidDel="00000000" w:rsidR="00000000" w:rsidRPr="00000000">
        <w:rPr>
          <w:b w:val="1"/>
          <w:bCs w:val="1"/>
          <w:color w:val="0a0a0a"/>
          <w:rtl w:val="0"/>
        </w:rPr>
        <w:t xml:space="preserve">12-month roadmap</w:t>
      </w:r>
      <w:r w:rsidDel="00000000" w:rsidR="00000000" w:rsidRPr="00000000">
        <w:rPr>
          <w:rFonts w:ascii="Georgia" w:cs="Georgia" w:eastAsia="Georgia" w:hAnsi="Georgia"/>
          <w:i w:val="1"/>
          <w:iCs w:val="1"/>
          <w:color w:val="555555"/>
          <w:sz w:val="20"/>
          <w:szCs w:val="20"/>
          <w:rtl w:val="0"/>
        </w:rPr>
        <w:tab/>
        <w:t xml:space="preserve">Quarter by quarter</w:t>
      </w:r>
      <w:r w:rsidDel="00000000" w:rsidR="00000000" w:rsidRPr="00000000">
        <w:rPr>
          <w:rtl w:val="0"/>
        </w:rPr>
      </w:r>
    </w:p>
    <w:p w:rsidR="00000000" w:rsidDel="00000000" w:rsidP="00000000" w:rsidRDefault="00000000" w:rsidRPr="00000000" w14:paraId="0000002D">
      <w:pPr>
        <w:tabs>
          <w:tab w:val="right" w:leader="none" w:pos="9000"/>
        </w:tabs>
        <w:spacing w:after="100" w:lineRule="auto"/>
        <w:rPr/>
      </w:pPr>
      <w:r w:rsidDel="00000000" w:rsidR="00000000" w:rsidRPr="00000000">
        <w:rPr>
          <w:rFonts w:ascii="Consolas" w:cs="Consolas" w:eastAsia="Consolas" w:hAnsi="Consolas"/>
          <w:b w:val="1"/>
          <w:bCs w:val="1"/>
          <w:color w:val="b8001f"/>
          <w:sz w:val="18"/>
          <w:szCs w:val="18"/>
          <w:rtl w:val="0"/>
        </w:rPr>
        <w:t xml:space="preserve">24.  </w:t>
      </w:r>
      <w:r w:rsidDel="00000000" w:rsidR="00000000" w:rsidRPr="00000000">
        <w:rPr>
          <w:b w:val="1"/>
          <w:bCs w:val="1"/>
          <w:color w:val="0a0a0a"/>
          <w:rtl w:val="0"/>
        </w:rPr>
        <w:t xml:space="preserve">The co-founder pact</w:t>
      </w:r>
      <w:r w:rsidDel="00000000" w:rsidR="00000000" w:rsidRPr="00000000">
        <w:rPr>
          <w:rFonts w:ascii="Georgia" w:cs="Georgia" w:eastAsia="Georgia" w:hAnsi="Georgia"/>
          <w:i w:val="1"/>
          <w:iCs w:val="1"/>
          <w:color w:val="555555"/>
          <w:sz w:val="20"/>
          <w:szCs w:val="20"/>
          <w:rtl w:val="0"/>
        </w:rPr>
        <w:tab/>
        <w:t xml:space="preserve">What we each commit to in writing</w:t>
      </w:r>
      <w:r w:rsidDel="00000000" w:rsidR="00000000" w:rsidRPr="00000000">
        <w:rPr>
          <w:rtl w:val="0"/>
        </w:rPr>
      </w:r>
    </w:p>
    <w:p w:rsidR="00000000" w:rsidDel="00000000" w:rsidP="00000000" w:rsidRDefault="00000000" w:rsidRPr="00000000" w14:paraId="0000002E">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01. NORTH STAR</w:t>
      </w:r>
      <w:r w:rsidDel="00000000" w:rsidR="00000000" w:rsidRPr="00000000">
        <w:rPr>
          <w:rtl w:val="0"/>
        </w:rPr>
      </w:r>
    </w:p>
    <w:p w:rsidR="00000000" w:rsidDel="00000000" w:rsidP="00000000" w:rsidRDefault="00000000" w:rsidRPr="00000000" w14:paraId="0000002F">
      <w:pPr>
        <w:spacing w:after="360" w:lineRule="auto"/>
        <w:rPr/>
      </w:pPr>
      <w:r w:rsidDel="00000000" w:rsidR="00000000" w:rsidRPr="00000000">
        <w:rPr>
          <w:rFonts w:ascii="Consolas" w:cs="Consolas" w:eastAsia="Consolas" w:hAnsi="Consolas"/>
          <w:b w:val="1"/>
          <w:bCs w:val="1"/>
          <w:color w:val="b8001f"/>
          <w:sz w:val="16"/>
          <w:szCs w:val="16"/>
          <w:rtl w:val="0"/>
        </w:rPr>
        <w:t xml:space="preserve">01 / 24</w:t>
      </w:r>
      <w:r w:rsidDel="00000000" w:rsidR="00000000" w:rsidRPr="00000000">
        <w:rPr>
          <w:rFonts w:ascii="Consolas" w:cs="Consolas" w:eastAsia="Consolas" w:hAnsi="Consolas"/>
          <w:color w:val="555555"/>
          <w:sz w:val="16"/>
          <w:szCs w:val="16"/>
          <w:rtl w:val="0"/>
        </w:rPr>
        <w:t xml:space="preserve">    THE STRATEGIC NORTH STAR</w:t>
      </w:r>
      <w:r w:rsidDel="00000000" w:rsidR="00000000" w:rsidRPr="00000000">
        <w:rPr>
          <w:rtl w:val="0"/>
        </w:rPr>
      </w:r>
    </w:p>
    <w:p w:rsidR="00000000" w:rsidDel="00000000" w:rsidP="00000000" w:rsidRDefault="00000000" w:rsidRPr="00000000" w14:paraId="00000030">
      <w:pPr>
        <w:shd w:fill="0a0a0a" w:val="clear"/>
        <w:spacing w:after="200" w:before="200" w:lineRule="auto"/>
        <w:ind w:left="200" w:right="200" w:firstLine="0"/>
        <w:rPr/>
      </w:pPr>
      <w:r w:rsidDel="00000000" w:rsidR="00000000" w:rsidRPr="00000000">
        <w:rPr>
          <w:rFonts w:ascii="Arial Black" w:cs="Arial Black" w:eastAsia="Arial Black" w:hAnsi="Arial Black"/>
          <w:b w:val="1"/>
          <w:bCs w:val="1"/>
          <w:smallCaps w:val="1"/>
          <w:color w:val="f5f1e8"/>
          <w:sz w:val="26"/>
          <w:szCs w:val="26"/>
          <w:rtl w:val="0"/>
        </w:rPr>
        <w:t xml:space="preserve">OUR JOB IS TO MAKE "HUNGER" THE WORD THE NEXT GENERATION OF FIT PEOPLE USE INSTEAD OF "DIET."</w:t>
      </w:r>
      <w:r w:rsidDel="00000000" w:rsidR="00000000" w:rsidRPr="00000000">
        <w:rPr>
          <w:rtl w:val="0"/>
        </w:rPr>
      </w:r>
    </w:p>
    <w:p w:rsidR="00000000" w:rsidDel="00000000" w:rsidP="00000000" w:rsidRDefault="00000000" w:rsidRPr="00000000" w14:paraId="00000031">
      <w:pPr>
        <w:spacing w:after="140" w:line="300" w:lineRule="auto"/>
        <w:rPr/>
      </w:pPr>
      <w:r w:rsidDel="00000000" w:rsidR="00000000" w:rsidRPr="00000000">
        <w:rPr>
          <w:rtl w:val="0"/>
        </w:rPr>
        <w:t xml:space="preserve">Everything in this document is downstream of that one sentence. If a tactic doesn't bend a young person's vocabulary, mood, or behavior toward that goal, we don't do it — no matter how cheap the CPM, no matter how loud the influencer.</w:t>
      </w:r>
    </w:p>
    <w:p w:rsidR="00000000" w:rsidDel="00000000" w:rsidP="00000000" w:rsidRDefault="00000000" w:rsidRPr="00000000" w14:paraId="00000032">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ONE-LINE BET</w:t>
      </w:r>
      <w:r w:rsidDel="00000000" w:rsidR="00000000" w:rsidRPr="00000000">
        <w:rPr>
          <w:rtl w:val="0"/>
        </w:rPr>
      </w:r>
    </w:p>
    <w:p w:rsidR="00000000" w:rsidDel="00000000" w:rsidP="00000000" w:rsidRDefault="00000000" w:rsidRPr="00000000" w14:paraId="00000033">
      <w:pPr>
        <w:pBdr>
          <w:left w:color="b8001f" w:space="16" w:sz="24" w:val="single"/>
        </w:pBdr>
        <w:spacing w:after="220" w:before="220" w:lineRule="auto"/>
        <w:ind w:left="240" w:firstLine="0"/>
        <w:rPr/>
      </w:pPr>
      <w:r w:rsidDel="00000000" w:rsidR="00000000" w:rsidRPr="00000000">
        <w:rPr>
          <w:rFonts w:ascii="Georgia" w:cs="Georgia" w:eastAsia="Georgia" w:hAnsi="Georgia"/>
          <w:i w:val="1"/>
          <w:iCs w:val="1"/>
          <w:color w:val="0a0a0a"/>
          <w:sz w:val="26"/>
          <w:szCs w:val="26"/>
          <w:rtl w:val="0"/>
        </w:rPr>
        <w:t xml:space="preserve">"In 36 months, when a 22-year-old in the gym parking lot opens her phone, she opens Hunger — not because the features won, but because the worldview did."</w:t>
      </w:r>
      <w:r w:rsidDel="00000000" w:rsidR="00000000" w:rsidRPr="00000000">
        <w:rPr>
          <w:rtl w:val="0"/>
        </w:rPr>
      </w:r>
    </w:p>
    <w:p w:rsidR="00000000" w:rsidDel="00000000" w:rsidP="00000000" w:rsidRDefault="00000000" w:rsidRPr="00000000" w14:paraId="00000034">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WHAT WINNING LOOKS LIKE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2496"/>
        <w:gridCol w:w="2496"/>
        <w:gridCol w:w="2496"/>
        <w:tblGridChange w:id="0">
          <w:tblGrid>
            <w:gridCol w:w="1872"/>
            <w:gridCol w:w="2496"/>
            <w:gridCol w:w="2496"/>
            <w:gridCol w:w="24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Consolas" w:cs="Consolas" w:eastAsia="Consolas" w:hAnsi="Consolas"/>
                <w:b w:val="1"/>
                <w:bCs w:val="1"/>
                <w:smallCaps w:val="1"/>
                <w:color w:val="f5f1e8"/>
                <w:sz w:val="16"/>
                <w:szCs w:val="16"/>
                <w:rtl w:val="0"/>
              </w:rPr>
              <w:t xml:space="preserve">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Fonts w:ascii="Consolas" w:cs="Consolas" w:eastAsia="Consolas" w:hAnsi="Consolas"/>
                <w:b w:val="1"/>
                <w:bCs w:val="1"/>
                <w:smallCaps w:val="1"/>
                <w:color w:val="f5f1e8"/>
                <w:sz w:val="16"/>
                <w:szCs w:val="16"/>
                <w:rtl w:val="0"/>
              </w:rPr>
              <w:t xml:space="preserve">BRAND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Consolas" w:cs="Consolas" w:eastAsia="Consolas" w:hAnsi="Consolas"/>
                <w:b w:val="1"/>
                <w:bCs w:val="1"/>
                <w:smallCaps w:val="1"/>
                <w:color w:val="f5f1e8"/>
                <w:sz w:val="16"/>
                <w:szCs w:val="16"/>
                <w:rtl w:val="0"/>
              </w:rPr>
              <w:t xml:space="preserve">BUSINESS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Consolas" w:cs="Consolas" w:eastAsia="Consolas" w:hAnsi="Consolas"/>
                <w:b w:val="1"/>
                <w:bCs w:val="1"/>
                <w:smallCaps w:val="1"/>
                <w:color w:val="f5f1e8"/>
                <w:sz w:val="16"/>
                <w:szCs w:val="16"/>
                <w:rtl w:val="0"/>
              </w:rPr>
              <w:t xml:space="preserve">CULTURAL 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b w:val="1"/>
                <w:bCs w:val="1"/>
                <w:color w:val="0a0a0a"/>
                <w:sz w:val="20"/>
                <w:szCs w:val="20"/>
                <w:rtl w:val="0"/>
              </w:rPr>
              <w:t xml:space="preserve">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color w:val="0a0a0a"/>
                <w:sz w:val="20"/>
                <w:szCs w:val="20"/>
                <w:rtl w:val="0"/>
              </w:rPr>
              <w:t xml:space="preserve">"Have you heard of Hunger?" gets a 'yes' from 1 in 10 in our ICP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color w:val="0a0a0a"/>
                <w:sz w:val="20"/>
                <w:szCs w:val="20"/>
                <w:rtl w:val="0"/>
              </w:rPr>
              <w:t xml:space="preserve">25K installs · 2.5K paying subscribers · CAC &lt; $25 blended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color w:val="0a0a0a"/>
                <w:sz w:val="20"/>
                <w:szCs w:val="20"/>
                <w:rtl w:val="0"/>
              </w:rPr>
              <w:t xml:space="preserve">First piece of organic press without us pitching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b w:val="1"/>
                <w:bCs w:val="1"/>
                <w:color w:val="0a0a0a"/>
                <w:sz w:val="20"/>
                <w:szCs w:val="20"/>
                <w:rtl w:val="0"/>
              </w:rPr>
              <w:t xml:space="preserve">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color w:val="0a0a0a"/>
                <w:sz w:val="20"/>
                <w:szCs w:val="20"/>
                <w:rtl w:val="0"/>
              </w:rPr>
              <w:t xml:space="preserve">The word "hunger" appears organically in 1,000+ TikToks not sponsored by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color w:val="0a0a0a"/>
                <w:sz w:val="20"/>
                <w:szCs w:val="20"/>
                <w:rtl w:val="0"/>
              </w:rPr>
              <w:t xml:space="preserve">100K installs · 12K paying · CAC &lt; $20 · LTV:CAC &gt; 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color w:val="0a0a0a"/>
                <w:sz w:val="20"/>
                <w:szCs w:val="20"/>
                <w:rtl w:val="0"/>
              </w:rPr>
              <w:t xml:space="preserve">First copycat brand launches. We've created the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b w:val="1"/>
                <w:bCs w:val="1"/>
                <w:color w:val="0a0a0a"/>
                <w:sz w:val="20"/>
                <w:szCs w:val="20"/>
                <w:rtl w:val="0"/>
              </w:rPr>
              <w:t xml:space="preserve">24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color w:val="0a0a0a"/>
                <w:sz w:val="20"/>
                <w:szCs w:val="20"/>
                <w:rtl w:val="0"/>
              </w:rPr>
              <w:t xml:space="preserve">Hunger is the answer when a college freshman asks "what app do I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color w:val="0a0a0a"/>
                <w:sz w:val="20"/>
                <w:szCs w:val="20"/>
                <w:rtl w:val="0"/>
              </w:rPr>
              <w:t xml:space="preserve">500K+ installs · 60K paying · sustainable contribution margin · Series A on our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color w:val="0a0a0a"/>
                <w:sz w:val="20"/>
                <w:szCs w:val="20"/>
                <w:rtl w:val="0"/>
              </w:rPr>
              <w:t xml:space="preserve">Noom or MyFitnessPal reacts publicly. We win by being reacted to.</w:t>
            </w:r>
            <w:r w:rsidDel="00000000" w:rsidR="00000000" w:rsidRPr="00000000">
              <w:rPr>
                <w:rtl w:val="0"/>
              </w:rPr>
            </w:r>
          </w:p>
        </w:tc>
      </w:tr>
    </w:tbl>
    <w:p w:rsidR="00000000" w:rsidDel="00000000" w:rsidP="00000000" w:rsidRDefault="00000000" w:rsidRPr="00000000" w14:paraId="00000045">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CATEGORY DISTINCTIVE — CONNECTION, NOT COMPARISON</w:t>
      </w:r>
      <w:r w:rsidDel="00000000" w:rsidR="00000000" w:rsidRPr="00000000">
        <w:rPr>
          <w:rtl w:val="0"/>
        </w:rPr>
      </w:r>
    </w:p>
    <w:p w:rsidR="00000000" w:rsidDel="00000000" w:rsidP="00000000" w:rsidRDefault="00000000" w:rsidRPr="00000000" w14:paraId="00000046">
      <w:pPr>
        <w:spacing w:after="140" w:line="300" w:lineRule="auto"/>
        <w:rPr/>
      </w:pPr>
      <w:r w:rsidDel="00000000" w:rsidR="00000000" w:rsidRPr="00000000">
        <w:rPr>
          <w:rtl w:val="0"/>
        </w:rPr>
        <w:t xml:space="preserve">The fitness category has spent fifteen years trying to make people feel watched. Leaderboards, friend feeds, streak shaming, weight-loss-of-the-week comparisons. The result is the loneliest demographic in modern history using apps that pretend to connect them. We do the opposite. Hunger fights the diet industry; Hunger members support each other. Two different registers, on purpose.</w:t>
      </w:r>
    </w:p>
    <w:p w:rsidR="00000000" w:rsidDel="00000000" w:rsidP="00000000" w:rsidRDefault="00000000" w:rsidRPr="00000000" w14:paraId="00000047">
      <w:pPr>
        <w:spacing w:after="140" w:line="300" w:lineRule="auto"/>
        <w:rPr/>
      </w:pPr>
      <w:r w:rsidDel="00000000" w:rsidR="00000000" w:rsidRPr="00000000">
        <w:rPr>
          <w:rtl w:val="0"/>
        </w:rPr>
        <w:t xml:space="preserve">Connection is the moat. The AI coach and the tracking layer can be copied in a quarter — a competitor with $10M can clone the feature set. A community that shows up at the Hunger House in Brooklyn, runs together on Sunday mornings, and wears numbered shirts in the wild cannot be cloned, because it isn't software. The product gets people in. The community is why they stay.</w:t>
      </w:r>
    </w:p>
    <w:p w:rsidR="00000000" w:rsidDel="00000000" w:rsidP="00000000" w:rsidRDefault="00000000" w:rsidRPr="00000000" w14:paraId="00000048">
      <w:pPr>
        <w:pBdr>
          <w:left w:color="b8001f" w:space="16" w:sz="24" w:val="single"/>
        </w:pBdr>
        <w:spacing w:after="220" w:before="220" w:lineRule="auto"/>
        <w:ind w:left="240" w:firstLine="0"/>
        <w:rPr/>
      </w:pPr>
      <w:r w:rsidDel="00000000" w:rsidR="00000000" w:rsidRPr="00000000">
        <w:rPr>
          <w:rFonts w:ascii="Georgia" w:cs="Georgia" w:eastAsia="Georgia" w:hAnsi="Georgia"/>
          <w:i w:val="1"/>
          <w:iCs w:val="1"/>
          <w:color w:val="0a0a0a"/>
          <w:sz w:val="26"/>
          <w:szCs w:val="26"/>
          <w:rtl w:val="0"/>
        </w:rPr>
        <w:t xml:space="preserve">"Every other app in this category has confused 'social' with 'comparison.' We are the first to treat connection as a feature you experience, not a metric you optimize."</w:t>
      </w:r>
      <w:r w:rsidDel="00000000" w:rsidR="00000000" w:rsidRPr="00000000">
        <w:rPr>
          <w:rtl w:val="0"/>
        </w:rPr>
      </w:r>
    </w:p>
    <w:p w:rsidR="00000000" w:rsidDel="00000000" w:rsidP="00000000" w:rsidRDefault="00000000" w:rsidRPr="00000000" w14:paraId="00000049">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What this looks like in practice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surfaces are warm, supportive, and zero-comparison. No leaderboards. No public intake. No streak-shaming. No before/after grids. The brand picks fights; the community doesn't pick fights with itself.</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social spine sits outside the app: Discord, IRL run clubs, Hunger House pop-ups, merch as a quiet membership signal. Full detail in Section 13.</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Inside the app, we may eventually ship low-risk co-presence features — training-together moments, group movement challenges that don't surface intake, anonymous positive-only wins boards. Every one of those is opt-in, defaulted off, and pressure-tested with the clinical advisors before it ships. Default state is solo.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North Star metric — Weekly Active Hungry Users (Section 19) — is built around engagement that includes community presence, not just app opens. A member who shows up to the Sunday run but doesn't log a meal that week is still a winning user.</w:t>
      </w:r>
    </w:p>
    <w:p w:rsidR="00000000" w:rsidDel="00000000" w:rsidP="00000000" w:rsidRDefault="00000000" w:rsidRPr="00000000" w14:paraId="0000004E">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The reason this is a category distinctive and not just a feature: every incumbent could have built positive-only community years ago, and didn't, because their business model rewards intake-comparison engagement. Ours doesn't. This is the kind of moat that only exists because the incumbents are structurally incentivized not to take it. Until they restructure, the lane is ours.</w:t>
      </w:r>
      <w:r w:rsidDel="00000000" w:rsidR="00000000" w:rsidRPr="00000000">
        <w:rPr>
          <w:rtl w:val="0"/>
        </w:rPr>
      </w:r>
    </w:p>
    <w:p w:rsidR="00000000" w:rsidDel="00000000" w:rsidP="00000000" w:rsidRDefault="00000000" w:rsidRPr="00000000" w14:paraId="0000004F">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WHAT WE KILL TO FOCUS</w:t>
      </w:r>
      <w:r w:rsidDel="00000000" w:rsidR="00000000" w:rsidRPr="00000000">
        <w:rPr>
          <w:rtl w:val="0"/>
        </w:rPr>
      </w:r>
    </w:p>
    <w:p w:rsidR="00000000" w:rsidDel="00000000" w:rsidP="00000000" w:rsidRDefault="00000000" w:rsidRPr="00000000" w14:paraId="00000050">
      <w:pPr>
        <w:spacing w:after="140" w:line="300" w:lineRule="auto"/>
        <w:rPr/>
      </w:pPr>
      <w:r w:rsidDel="00000000" w:rsidR="00000000" w:rsidRPr="00000000">
        <w:rPr>
          <w:rtl w:val="0"/>
        </w:rPr>
        <w:t xml:space="preserve">Focus is what you say no to. Here is what we say no to in Year 1, in writing, so we can't quietly drift into it: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not a meditation app. We don't ship breathwork, sleep stories, journaling prompts, or any other wellness-adjacent feature that is not directly downstream of training and eating. Calm exists. We are not them.</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not a recipe app. We are not a meal-plan app. We will recommend foods, not prescribe menus.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in-app social feed in Year 1. Connection is core to the brand (see above), but it happens in Discord, IRL, and merch — not in a feed where users see each other's intake, weights, or streaks. The graveyard of failed fitness social feeds is long, and the clinical case against intake comparison surfaces is settled. We are not climbing into it.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not a wearables company. We integrate with what exists (Apple Health, Whoop, Oura, Garmin). We do not build hardware. Not now. Not in Year 2.</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not building a coaching marketplace where users hire human trainers through the app. That's a v3 idea. Mentioning it in Year 1 fundraising decks is fine. Building it in Year 1 product is not.</w:t>
      </w:r>
    </w:p>
    <w:p w:rsidR="00000000" w:rsidDel="00000000" w:rsidP="00000000" w:rsidRDefault="00000000" w:rsidRPr="00000000" w14:paraId="00000056">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Every one of the items above is a thing one of the founders will, at some point, suggest we build. The reason this list exists is so I can point at this document and say: we agreed we wouldn't. If you want to override it, override it on purpose, in a meeting, with the trade-offs on the table. Not in a Slack message at 11pm.</w:t>
      </w:r>
      <w:r w:rsidDel="00000000" w:rsidR="00000000" w:rsidRPr="00000000">
        <w:rPr>
          <w:rtl w:val="0"/>
        </w:rPr>
      </w:r>
    </w:p>
    <w:p w:rsidR="00000000" w:rsidDel="00000000" w:rsidP="00000000" w:rsidRDefault="00000000" w:rsidRPr="00000000" w14:paraId="00000057">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CATEGORY WE REFUSE TO ENTER</w:t>
      </w:r>
      <w:r w:rsidDel="00000000" w:rsidR="00000000" w:rsidRPr="00000000">
        <w:rPr>
          <w:rtl w:val="0"/>
        </w:rPr>
      </w:r>
    </w:p>
    <w:p w:rsidR="00000000" w:rsidDel="00000000" w:rsidP="00000000" w:rsidRDefault="00000000" w:rsidRPr="00000000" w14:paraId="00000058">
      <w:pPr>
        <w:spacing w:after="140" w:line="300" w:lineRule="auto"/>
        <w:rPr/>
      </w:pPr>
      <w:r w:rsidDel="00000000" w:rsidR="00000000" w:rsidRPr="00000000">
        <w:rPr>
          <w:rtl w:val="0"/>
        </w:rPr>
        <w:t xml:space="preserve">We refuse to be in the "weight loss" category. That is the category Noom is in. That is the category Weight Watchers is in. The category is dying, the ICP is aging, and the moral position is indefensible to anyone under 30. We are in the "fueled performance" category. The semantic distinction sounds small. It is everything.</w:t>
      </w:r>
    </w:p>
    <w:p w:rsidR="00000000" w:rsidDel="00000000" w:rsidP="00000000" w:rsidRDefault="00000000" w:rsidRPr="00000000" w14:paraId="00000059">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02. THE MARKET</w:t>
      </w:r>
      <w:r w:rsidDel="00000000" w:rsidR="00000000" w:rsidRPr="00000000">
        <w:rPr>
          <w:rtl w:val="0"/>
        </w:rPr>
      </w:r>
    </w:p>
    <w:p w:rsidR="00000000" w:rsidDel="00000000" w:rsidP="00000000" w:rsidRDefault="00000000" w:rsidRPr="00000000" w14:paraId="0000005A">
      <w:pPr>
        <w:spacing w:after="360" w:lineRule="auto"/>
        <w:rPr/>
      </w:pPr>
      <w:r w:rsidDel="00000000" w:rsidR="00000000" w:rsidRPr="00000000">
        <w:rPr>
          <w:rFonts w:ascii="Consolas" w:cs="Consolas" w:eastAsia="Consolas" w:hAnsi="Consolas"/>
          <w:b w:val="1"/>
          <w:bCs w:val="1"/>
          <w:color w:val="b8001f"/>
          <w:sz w:val="16"/>
          <w:szCs w:val="16"/>
          <w:rtl w:val="0"/>
        </w:rPr>
        <w:t xml:space="preserve">02 / 24</w:t>
      </w:r>
      <w:r w:rsidDel="00000000" w:rsidR="00000000" w:rsidRPr="00000000">
        <w:rPr>
          <w:rFonts w:ascii="Consolas" w:cs="Consolas" w:eastAsia="Consolas" w:hAnsi="Consolas"/>
          <w:color w:val="555555"/>
          <w:sz w:val="16"/>
          <w:szCs w:val="16"/>
          <w:rtl w:val="0"/>
        </w:rPr>
        <w:t xml:space="preserve">    THE FIGHT WE PICKED</w:t>
      </w:r>
      <w:r w:rsidDel="00000000" w:rsidR="00000000" w:rsidRPr="00000000">
        <w:rPr>
          <w:rtl w:val="0"/>
        </w:rPr>
      </w:r>
    </w:p>
    <w:p w:rsidR="00000000" w:rsidDel="00000000" w:rsidP="00000000" w:rsidRDefault="00000000" w:rsidRPr="00000000" w14:paraId="0000005B">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CATEGORY STATE</w:t>
      </w:r>
      <w:r w:rsidDel="00000000" w:rsidR="00000000" w:rsidRPr="00000000">
        <w:rPr>
          <w:rtl w:val="0"/>
        </w:rPr>
      </w:r>
    </w:p>
    <w:p w:rsidR="00000000" w:rsidDel="00000000" w:rsidP="00000000" w:rsidRDefault="00000000" w:rsidRPr="00000000" w14:paraId="0000005C">
      <w:pPr>
        <w:spacing w:after="140" w:line="300" w:lineRule="auto"/>
        <w:rPr/>
      </w:pPr>
      <w:r w:rsidDel="00000000" w:rsidR="00000000" w:rsidRPr="00000000">
        <w:rPr>
          <w:rtl w:val="0"/>
        </w:rPr>
        <w:t xml:space="preserve">The U.S. fitness app market is dominated by four incumbents who have, between them, more than a hundred million installs and not one defensible brand. MyFitnessPal is the install-base leader. Noom is the spend-leader. Lose It! and MacroFactor split the long tail of serious trackers. None of them speak to anyone under 28 in any voice that resembles how that audience actually talks.</w:t>
      </w:r>
    </w:p>
    <w:p w:rsidR="00000000" w:rsidDel="00000000" w:rsidP="00000000" w:rsidRDefault="00000000" w:rsidRPr="00000000" w14:paraId="0000005D">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The five incumbent weaknesses we exploit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Aesthetic obsolescence. Their UIs read as 2014 enterprise SaaS. Young users grew up on TikTok, Linear, Arc, Cash App, BeReal. The visual gap is unmistakable in side-by-side comparison and creates instant in-group/out-group signaling in screenshots.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Wrong primary metric. Weight loss and BMI lead the experience. Gen Z does not believe in BMI. They believe in body composition, strength, energy, hormones, and aesthetic outcomes. Lead with the wrong metric and you lose them on the onboarding screen.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Eating-disorder denial. Calorie tracking with no clinical guardrails is increasingly viewed as a public-health problem. The incumbents pretend it isn't. We pretend it is — and we publish the guardrails we built to protect users. Section 04.</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social spine. "Add friends" is a 2012 feature, vestigial in every app that has it. Strava is the only fitness product with real social, and it's narrow. Our community plays (Discord + IRL + merch) sit outside the app entirely, which is exactly where Gen Z's actual community lives.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creator-first DNA. Incumbents source content from credentialed PTs and RDs. Younger users discover fitness from TikTok athletes, YouTubers, and Instagram trainers. We build creators in. They're a year behind us before we ship a thing.</w:t>
      </w:r>
    </w:p>
    <w:p w:rsidR="00000000" w:rsidDel="00000000" w:rsidP="00000000" w:rsidRDefault="00000000" w:rsidRPr="00000000" w14:paraId="00000063">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WEDGE IN ONE SENTENCE</w:t>
      </w:r>
      <w:r w:rsidDel="00000000" w:rsidR="00000000" w:rsidRPr="00000000">
        <w:rPr>
          <w:rtl w:val="0"/>
        </w:rPr>
      </w:r>
    </w:p>
    <w:p w:rsidR="00000000" w:rsidDel="00000000" w:rsidP="00000000" w:rsidRDefault="00000000" w:rsidRPr="00000000" w14:paraId="00000064">
      <w:pPr>
        <w:pBdr>
          <w:left w:color="b8001f" w:space="16" w:sz="24" w:val="single"/>
        </w:pBdr>
        <w:spacing w:after="220" w:before="220" w:lineRule="auto"/>
        <w:ind w:left="240" w:firstLine="0"/>
        <w:rPr/>
      </w:pPr>
      <w:r w:rsidDel="00000000" w:rsidR="00000000" w:rsidRPr="00000000">
        <w:rPr>
          <w:rFonts w:ascii="Georgia" w:cs="Georgia" w:eastAsia="Georgia" w:hAnsi="Georgia"/>
          <w:i w:val="1"/>
          <w:iCs w:val="1"/>
          <w:color w:val="0a0a0a"/>
          <w:sz w:val="26"/>
          <w:szCs w:val="26"/>
          <w:rtl w:val="0"/>
        </w:rPr>
        <w:t xml:space="preserve">"We are the fitness app for the generation that grew up watching the diet industry lie — and decided to defect."</w:t>
      </w:r>
      <w:r w:rsidDel="00000000" w:rsidR="00000000" w:rsidRPr="00000000">
        <w:rPr>
          <w:rtl w:val="0"/>
        </w:rPr>
      </w:r>
    </w:p>
    <w:p w:rsidR="00000000" w:rsidDel="00000000" w:rsidP="00000000" w:rsidRDefault="00000000" w:rsidRPr="00000000" w14:paraId="00000065">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WHY NOW</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Anti-diet culture has crossed from subculture to default among under-30s. "Diet" is now a slightly embarrassing word, the way "fat-free" was in 2010. We are launching exactly as the cultural slope steepens in our direction.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GLP-1s (Ozempic, Wegovy, Mounjaro) have shattered the diet industry's central promise — that willpower-based caloric restriction is the path. Half of MyFitnessPal's market just decided to swallow a different solution. The remaining half needs a non-restriction philosophy and there isn't one with a brand.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 Z is the most AI-native demographic in history. They prefer chat to forms, voice to taps, and an AI coach with personality to a credentialed human they have to schedule. We already have the tech.</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post-pandemic creator economy has produced a deep bench of mid-tier fitness creators (50K–500K) who are now expensive for incumbents and cheap for us. There is a one-to-two-year arbitrage window before mid-tier creator rates re-set.</w:t>
      </w:r>
    </w:p>
    <w:p w:rsidR="00000000" w:rsidDel="00000000" w:rsidP="00000000" w:rsidRDefault="00000000" w:rsidRPr="00000000" w14:paraId="0000006A">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WHY THE TIMING ALSO THREATENS US</w:t>
      </w:r>
      <w:r w:rsidDel="00000000" w:rsidR="00000000" w:rsidRPr="00000000">
        <w:rPr>
          <w:rtl w:val="0"/>
        </w:rPr>
      </w:r>
    </w:p>
    <w:p w:rsidR="00000000" w:rsidDel="00000000" w:rsidP="00000000" w:rsidRDefault="00000000" w:rsidRPr="00000000" w14:paraId="0000006B">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Every founder believes the wave is rising under them specifically. Some of them are right. Here's what could go wrong with our timing read: the anti-diet wave could plateau before we capture it, GLP-1s could fully replace tracking instead of leaving a hole for us, and the creator economy could fragment further before we can lock in our roster. Our timing thesis is directionally correct. It is not metaphysically certain. We build the playbook to survive a 12-month delay in the cultural slope and still have a business.</w:t>
      </w:r>
      <w:r w:rsidDel="00000000" w:rsidR="00000000" w:rsidRPr="00000000">
        <w:rPr>
          <w:rtl w:val="0"/>
        </w:rPr>
      </w:r>
    </w:p>
    <w:p w:rsidR="00000000" w:rsidDel="00000000" w:rsidP="00000000" w:rsidRDefault="00000000" w:rsidRPr="00000000" w14:paraId="0000006C">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03. BRAND</w:t>
      </w:r>
      <w:r w:rsidDel="00000000" w:rsidR="00000000" w:rsidRPr="00000000">
        <w:rPr>
          <w:rtl w:val="0"/>
        </w:rPr>
      </w:r>
    </w:p>
    <w:p w:rsidR="00000000" w:rsidDel="00000000" w:rsidP="00000000" w:rsidRDefault="00000000" w:rsidRPr="00000000" w14:paraId="0000006D">
      <w:pPr>
        <w:spacing w:after="360" w:lineRule="auto"/>
        <w:rPr/>
      </w:pPr>
      <w:r w:rsidDel="00000000" w:rsidR="00000000" w:rsidRPr="00000000">
        <w:rPr>
          <w:rFonts w:ascii="Consolas" w:cs="Consolas" w:eastAsia="Consolas" w:hAnsi="Consolas"/>
          <w:b w:val="1"/>
          <w:bCs w:val="1"/>
          <w:color w:val="b8001f"/>
          <w:sz w:val="16"/>
          <w:szCs w:val="16"/>
          <w:rtl w:val="0"/>
        </w:rPr>
        <w:t xml:space="preserve">03 / 24</w:t>
      </w:r>
      <w:r w:rsidDel="00000000" w:rsidR="00000000" w:rsidRPr="00000000">
        <w:rPr>
          <w:rFonts w:ascii="Consolas" w:cs="Consolas" w:eastAsia="Consolas" w:hAnsi="Consolas"/>
          <w:color w:val="555555"/>
          <w:sz w:val="16"/>
          <w:szCs w:val="16"/>
          <w:rtl w:val="0"/>
        </w:rPr>
        <w:t xml:space="preserve">    BRAND STRATEGY, CODIFIED</w:t>
      </w:r>
      <w:r w:rsidDel="00000000" w:rsidR="00000000" w:rsidRPr="00000000">
        <w:rPr>
          <w:rtl w:val="0"/>
        </w:rPr>
      </w:r>
    </w:p>
    <w:p w:rsidR="00000000" w:rsidDel="00000000" w:rsidP="00000000" w:rsidRDefault="00000000" w:rsidRPr="00000000" w14:paraId="0000006E">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POSITIONING STATEMENT</w:t>
      </w:r>
      <w:r w:rsidDel="00000000" w:rsidR="00000000" w:rsidRPr="00000000">
        <w:rPr>
          <w:rtl w:val="0"/>
        </w:rPr>
      </w:r>
    </w:p>
    <w:p w:rsidR="00000000" w:rsidDel="00000000" w:rsidP="00000000" w:rsidRDefault="00000000" w:rsidRPr="00000000" w14:paraId="0000006F">
      <w:pPr>
        <w:pBdr>
          <w:left w:color="b8001f" w:space="8" w:sz="18" w:val="single"/>
        </w:pBdr>
        <w:shd w:fill="f5f1e8" w:val="clear"/>
        <w:spacing w:after="200" w:before="200" w:line="280" w:lineRule="auto"/>
        <w:ind w:left="200" w:right="200" w:firstLine="0"/>
        <w:rPr/>
      </w:pPr>
      <w:r w:rsidDel="00000000" w:rsidR="00000000" w:rsidRPr="00000000">
        <w:rPr>
          <w:rFonts w:ascii="Consolas" w:cs="Consolas" w:eastAsia="Consolas" w:hAnsi="Consolas"/>
          <w:b w:val="1"/>
          <w:bCs w:val="1"/>
          <w:color w:val="b8001f"/>
          <w:sz w:val="16"/>
          <w:szCs w:val="16"/>
          <w:rtl w:val="0"/>
        </w:rPr>
        <w:t xml:space="preserve">FOR THE RECORD  </w:t>
        <w:br w:type="textWrapping"/>
      </w:r>
      <w:r w:rsidDel="00000000" w:rsidR="00000000" w:rsidRPr="00000000">
        <w:rPr>
          <w:color w:val="0a0a0a"/>
          <w:rtl w:val="0"/>
        </w:rPr>
        <w:t xml:space="preserve">For Gen Z and younger millennials who grew up watching their mothers count points and their friends count calories — Hunger is the fitness app that takes the diet industry's favorite enemy (your appetite) and treats it as the engine, not the problem. Unlike Noom, MyFitnessPal, and Weight Watchers, we believe being hungry is information, not failure.</w:t>
      </w:r>
      <w:r w:rsidDel="00000000" w:rsidR="00000000" w:rsidRPr="00000000">
        <w:rPr>
          <w:rtl w:val="0"/>
        </w:rPr>
      </w:r>
    </w:p>
    <w:p w:rsidR="00000000" w:rsidDel="00000000" w:rsidP="00000000" w:rsidRDefault="00000000" w:rsidRPr="00000000" w14:paraId="00000070">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VILLAIN</w:t>
      </w:r>
      <w:r w:rsidDel="00000000" w:rsidR="00000000" w:rsidRPr="00000000">
        <w:rPr>
          <w:rtl w:val="0"/>
        </w:rPr>
      </w:r>
    </w:p>
    <w:p w:rsidR="00000000" w:rsidDel="00000000" w:rsidP="00000000" w:rsidRDefault="00000000" w:rsidRPr="00000000" w14:paraId="00000071">
      <w:pPr>
        <w:spacing w:after="140" w:line="300" w:lineRule="auto"/>
        <w:rPr/>
      </w:pPr>
      <w:r w:rsidDel="00000000" w:rsidR="00000000" w:rsidRPr="00000000">
        <w:rPr>
          <w:rtl w:val="0"/>
        </w:rPr>
        <w:t xml:space="preserve">Every brand that wants to be loved needs an enemy. Our enemy is not Noom. Our enemy is not MyFitnessPal. Our enemy is the 70-billion-dollar diet industry and the worldview it sold three generations of women — that the body is a problem to be managed by restriction, and the appetite is the symptom of failure.</w:t>
      </w:r>
    </w:p>
    <w:p w:rsidR="00000000" w:rsidDel="00000000" w:rsidP="00000000" w:rsidRDefault="00000000" w:rsidRPr="00000000" w14:paraId="00000072">
      <w:pPr>
        <w:spacing w:after="140" w:line="300" w:lineRule="auto"/>
        <w:rPr/>
      </w:pPr>
      <w:r w:rsidDel="00000000" w:rsidR="00000000" w:rsidRPr="00000000">
        <w:rPr>
          <w:rtl w:val="0"/>
        </w:rPr>
        <w:t xml:space="preserve">We talk about Noom and MyFitnessPal sparingly. Sparingly is more cutting than constantly. We talk about the diet industry, the lie, the inheritance, the math — relentlessly.</w:t>
      </w:r>
    </w:p>
    <w:p w:rsidR="00000000" w:rsidDel="00000000" w:rsidP="00000000" w:rsidRDefault="00000000" w:rsidRPr="00000000" w14:paraId="00000073">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10 COMMANDMENTS OF HUNGER VOICE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Declare, don't qualify. "Hungry is information." Not "Sometimes hunger can be a useful signal."</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Reclaim, don't apologize. The diet industry owns the words "hunger," "crave," "earned," "cheat." We take them back, definition first, in our own voice.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Punch up, never down. We mock institutions, never users. A 19-year-old who logged 1,200 calories yesterday is never the joke. The app that told her 1,200 was the goal — that's the joke.</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body talk we wouldn't say to a friend. No before-and-afters. No transformations. No "snatched." The body is not the trophy.</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Specificity wins. "Eat the sandwich" beats "fuel properly." Always pick the concrete noun.</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Brevity is a weapon. Most of our best lines are six words or fewer. If a line is twenty words, it is two lines.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Pair every hardline with a softness. "Stay hungry." is hard. "Eat enough." is soft. The voice is both. Never one without the other.</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use the word "journey." Never use the word "glow-up." Never use the word "holistic." These belong to the people we are fighting.</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Earnestness is the move. Irony is downstream of belief, not a substitute for it. We are not a parody brand. We are a serious brand that happens to be funny.</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line could appear in a Noom ad, kill it.</w:t>
      </w:r>
    </w:p>
    <w:p w:rsidR="00000000" w:rsidDel="00000000" w:rsidP="00000000" w:rsidRDefault="00000000" w:rsidRPr="00000000" w14:paraId="0000007E">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VOICE SAMPLES BY SURFACE</w:t>
      </w:r>
      <w:r w:rsidDel="00000000" w:rsidR="00000000" w:rsidRPr="00000000">
        <w:rPr>
          <w:rtl w:val="0"/>
        </w:rPr>
      </w:r>
    </w:p>
    <w:p w:rsidR="00000000" w:rsidDel="00000000" w:rsidP="00000000" w:rsidRDefault="00000000" w:rsidRPr="00000000" w14:paraId="0000007F">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Push notifications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trained hard, slept well, ate light. One of those doesn't fit. Eat the sandwich."</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"It's 4pm. You've had a coffee. Be serious."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"Hungry isn't failure. It's information. Read it."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protein is at 38g. You said you wanted to be strong. The math is here when you're ready."</w:t>
      </w:r>
    </w:p>
    <w:p w:rsidR="00000000" w:rsidDel="00000000" w:rsidP="00000000" w:rsidRDefault="00000000" w:rsidRPr="00000000" w14:paraId="00000084">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App Store description (opening line)</w:t>
      </w:r>
      <w:r w:rsidDel="00000000" w:rsidR="00000000" w:rsidRPr="00000000">
        <w:rPr>
          <w:rtl w:val="0"/>
        </w:rPr>
      </w:r>
    </w:p>
    <w:p w:rsidR="00000000" w:rsidDel="00000000" w:rsidP="00000000" w:rsidRDefault="00000000" w:rsidRPr="00000000" w14:paraId="00000085">
      <w:pPr>
        <w:pBdr>
          <w:left w:color="b8001f" w:space="16" w:sz="24" w:val="single"/>
        </w:pBdr>
        <w:spacing w:after="220" w:before="220" w:lineRule="auto"/>
        <w:ind w:left="240" w:firstLine="0"/>
        <w:rPr/>
      </w:pPr>
      <w:r w:rsidDel="00000000" w:rsidR="00000000" w:rsidRPr="00000000">
        <w:rPr>
          <w:rFonts w:ascii="Georgia" w:cs="Georgia" w:eastAsia="Georgia" w:hAnsi="Georgia"/>
          <w:i w:val="1"/>
          <w:iCs w:val="1"/>
          <w:color w:val="0a0a0a"/>
          <w:sz w:val="26"/>
          <w:szCs w:val="26"/>
          <w:rtl w:val="0"/>
        </w:rPr>
        <w:t xml:space="preserve">"The diet industry spent fifty years telling you to ignore your hunger. We built an app that listens to it."</w:t>
      </w:r>
      <w:r w:rsidDel="00000000" w:rsidR="00000000" w:rsidRPr="00000000">
        <w:rPr>
          <w:rtl w:val="0"/>
        </w:rPr>
      </w:r>
    </w:p>
    <w:p w:rsidR="00000000" w:rsidDel="00000000" w:rsidP="00000000" w:rsidRDefault="00000000" w:rsidRPr="00000000" w14:paraId="00000086">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Onboarding (first screen, replacing 'What's your goal weight?')</w:t>
      </w:r>
      <w:r w:rsidDel="00000000" w:rsidR="00000000" w:rsidRPr="00000000">
        <w:rPr>
          <w:rtl w:val="0"/>
        </w:rPr>
      </w:r>
    </w:p>
    <w:p w:rsidR="00000000" w:rsidDel="00000000" w:rsidP="00000000" w:rsidRDefault="00000000" w:rsidRPr="00000000" w14:paraId="00000087">
      <w:pPr>
        <w:pBdr>
          <w:left w:color="b8001f" w:space="16" w:sz="24" w:val="single"/>
        </w:pBdr>
        <w:spacing w:after="220" w:before="220" w:lineRule="auto"/>
        <w:ind w:left="240" w:firstLine="0"/>
        <w:rPr/>
      </w:pPr>
      <w:r w:rsidDel="00000000" w:rsidR="00000000" w:rsidRPr="00000000">
        <w:rPr>
          <w:rFonts w:ascii="Georgia" w:cs="Georgia" w:eastAsia="Georgia" w:hAnsi="Georgia"/>
          <w:i w:val="1"/>
          <w:iCs w:val="1"/>
          <w:color w:val="0a0a0a"/>
          <w:sz w:val="26"/>
          <w:szCs w:val="26"/>
          <w:rtl w:val="0"/>
        </w:rPr>
        <w:t xml:space="preserve">"Forget the scale for a minute. What do you want your body to be capable of?"</w:t>
      </w:r>
      <w:r w:rsidDel="00000000" w:rsidR="00000000" w:rsidRPr="00000000">
        <w:rPr>
          <w:rtl w:val="0"/>
        </w:rPr>
      </w:r>
    </w:p>
    <w:p w:rsidR="00000000" w:rsidDel="00000000" w:rsidP="00000000" w:rsidRDefault="00000000" w:rsidRPr="00000000" w14:paraId="00000088">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Founder Twitter/X tone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"MyFitnessPal has 200M downloads. Nobody under 30 has ever recommended it to a friend out loud."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your fitness app makes you feel guilty for eating dinner, your fitness app is the problem."</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"Calorie deficit is real math. "Cheat day" is fake morality. We can hold both."</w:t>
      </w:r>
    </w:p>
    <w:p w:rsidR="00000000" w:rsidDel="00000000" w:rsidP="00000000" w:rsidRDefault="00000000" w:rsidRPr="00000000" w14:paraId="0000008C">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WHAT HUNGER IS. WHAT HUNGER ISN'T.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Consolas" w:cs="Consolas" w:eastAsia="Consolas" w:hAnsi="Consolas"/>
                <w:b w:val="1"/>
                <w:bCs w:val="1"/>
                <w:smallCaps w:val="1"/>
                <w:color w:val="f5f1e8"/>
                <w:sz w:val="16"/>
                <w:szCs w:val="16"/>
                <w:rtl w:val="0"/>
              </w:rPr>
              <w:t xml:space="preserve">HUNGER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Consolas" w:cs="Consolas" w:eastAsia="Consolas" w:hAnsi="Consolas"/>
                <w:b w:val="1"/>
                <w:bCs w:val="1"/>
                <w:smallCaps w:val="1"/>
                <w:color w:val="f5f1e8"/>
                <w:sz w:val="16"/>
                <w:szCs w:val="16"/>
                <w:rtl w:val="0"/>
              </w:rPr>
              <w:t xml:space="preserve">HUNGER ISN'T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color w:val="0a0a0a"/>
                <w:sz w:val="20"/>
                <w:szCs w:val="20"/>
                <w:rtl w:val="0"/>
              </w:rPr>
              <w:t xml:space="preserve">A manifesto with a tracker bolted to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color w:val="0a0a0a"/>
                <w:sz w:val="20"/>
                <w:szCs w:val="20"/>
                <w:rtl w:val="0"/>
              </w:rPr>
              <w:t xml:space="preserve">A tracker with a logo on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color w:val="0a0a0a"/>
                <w:sz w:val="20"/>
                <w:szCs w:val="20"/>
                <w:rtl w:val="0"/>
              </w:rPr>
              <w:t xml:space="preserve">Loud, declarative,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color w:val="0a0a0a"/>
                <w:sz w:val="20"/>
                <w:szCs w:val="20"/>
                <w:rtl w:val="0"/>
              </w:rPr>
              <w:t xml:space="preserve">Soft, qualified, expansive.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color w:val="0a0a0a"/>
                <w:sz w:val="20"/>
                <w:szCs w:val="20"/>
                <w:rtl w:val="0"/>
              </w:rPr>
              <w:t xml:space="preserve">The voice of a friend who lifts.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color w:val="0a0a0a"/>
                <w:sz w:val="20"/>
                <w:szCs w:val="20"/>
                <w:rtl w:val="0"/>
              </w:rPr>
              <w:t xml:space="preserve">The voice of a brand mascot.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color w:val="0a0a0a"/>
                <w:sz w:val="20"/>
                <w:szCs w:val="20"/>
                <w:rtl w:val="0"/>
              </w:rPr>
              <w:t xml:space="preserve">Sometimes funny, never ironic about its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color w:val="0a0a0a"/>
                <w:sz w:val="20"/>
                <w:szCs w:val="20"/>
                <w:rtl w:val="0"/>
              </w:rPr>
              <w:t xml:space="preserve">Snarky for snark's sake.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color w:val="0a0a0a"/>
                <w:sz w:val="20"/>
                <w:szCs w:val="20"/>
                <w:rtl w:val="0"/>
              </w:rPr>
              <w:t xml:space="preserve">Honest about calorie math.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color w:val="0a0a0a"/>
                <w:sz w:val="20"/>
                <w:szCs w:val="20"/>
                <w:rtl w:val="0"/>
              </w:rPr>
              <w:t xml:space="preserve">Coy about calorie math.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color w:val="0a0a0a"/>
                <w:sz w:val="20"/>
                <w:szCs w:val="20"/>
                <w:rtl w:val="0"/>
              </w:rPr>
              <w:t xml:space="preserve">Pro-eating, pro-training, pro-strength.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color w:val="0a0a0a"/>
                <w:sz w:val="20"/>
                <w:szCs w:val="20"/>
                <w:rtl w:val="0"/>
              </w:rPr>
              <w:t xml:space="preserve">Anti-thinness, anti-aesthetics — those are personal.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color w:val="0a0a0a"/>
                <w:sz w:val="20"/>
                <w:szCs w:val="20"/>
                <w:rtl w:val="0"/>
              </w:rPr>
              <w:t xml:space="preserve">A position on the world.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color w:val="0a0a0a"/>
                <w:sz w:val="20"/>
                <w:szCs w:val="20"/>
                <w:rtl w:val="0"/>
              </w:rPr>
              <w:t xml:space="preserve">A neutral utility.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color w:val="0a0a0a"/>
                <w:sz w:val="20"/>
                <w:szCs w:val="20"/>
                <w:rtl w:val="0"/>
              </w:rPr>
              <w:t xml:space="preserve">Built for the gym, the dorm, the kitchen.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color w:val="0a0a0a"/>
                <w:sz w:val="20"/>
                <w:szCs w:val="20"/>
                <w:rtl w:val="0"/>
              </w:rPr>
              <w:t xml:space="preserve">Built for the doctor's office.</w:t>
            </w:r>
            <w:r w:rsidDel="00000000" w:rsidR="00000000" w:rsidRPr="00000000">
              <w:rPr>
                <w:rtl w:val="0"/>
              </w:rPr>
            </w:r>
          </w:p>
        </w:tc>
      </w:tr>
    </w:tbl>
    <w:p w:rsidR="00000000" w:rsidDel="00000000" w:rsidP="00000000" w:rsidRDefault="00000000" w:rsidRPr="00000000" w14:paraId="0000009F">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VISUAL IDENTITY (THE CODIFIED VERSION)</w:t>
      </w:r>
      <w:r w:rsidDel="00000000" w:rsidR="00000000" w:rsidRPr="00000000">
        <w:rPr>
          <w:rtl w:val="0"/>
        </w:rPr>
      </w:r>
    </w:p>
    <w:p w:rsidR="00000000" w:rsidDel="00000000" w:rsidP="00000000" w:rsidRDefault="00000000" w:rsidRPr="00000000" w14:paraId="000000A0">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Palette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Blood (#B8001F) — the brand color. Used for accents, the wordmark, push-notification badges, the manifesto. Not the dominant surface color — that would be punishing.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Ink (#0A0A0A) — the dominant surface. Most screens default to ink. We are a dark-mode-native brand.</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Bone (#F5F1E8) — the off-white type color on Ink, and the primary surface for light mode and print.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Sulfur (#FFE600) — the accent on the accent. Used sparingly, for moments of voltage. "Eat the sandwich." in Sulfur on Ink is a meme.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Wine (#5A0010) — the deep red used for layered red-on-red moments and merch.</w:t>
      </w:r>
    </w:p>
    <w:p w:rsidR="00000000" w:rsidDel="00000000" w:rsidP="00000000" w:rsidRDefault="00000000" w:rsidRPr="00000000" w14:paraId="000000A6">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Typography</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Display: Anton, all caps, tight tracking. The manifesto voice.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Inter Tight Medium. Broadcast-ready, modern, declarative.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Editorial flourish: Instrument Serif italic, sparingly, for pull-quotes and longform headlines that need to feel literary, not corporate.</w:t>
      </w:r>
    </w:p>
    <w:p w:rsidR="00000000" w:rsidDel="00000000" w:rsidP="00000000" w:rsidRDefault="00000000" w:rsidRPr="00000000" w14:paraId="000000AA">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The wordmark rule</w:t>
      </w:r>
      <w:r w:rsidDel="00000000" w:rsidR="00000000" w:rsidRPr="00000000">
        <w:rPr>
          <w:rtl w:val="0"/>
        </w:rPr>
      </w:r>
    </w:p>
    <w:p w:rsidR="00000000" w:rsidDel="00000000" w:rsidP="00000000" w:rsidRDefault="00000000" w:rsidRPr="00000000" w14:paraId="000000AB">
      <w:pPr>
        <w:spacing w:after="140" w:line="300" w:lineRule="auto"/>
        <w:rPr/>
      </w:pPr>
      <w:r w:rsidDel="00000000" w:rsidR="00000000" w:rsidRPr="00000000">
        <w:rPr>
          <w:rtl w:val="0"/>
        </w:rPr>
        <w:t xml:space="preserve">The period is non-negotiable. "Hunger." with the period. The period is the entire mood. It is the sound of a sentence ending without apology. Never drop it. Designers will try to drop it. Don't let them.</w:t>
      </w:r>
    </w:p>
    <w:p w:rsidR="00000000" w:rsidDel="00000000" w:rsidP="00000000" w:rsidRDefault="00000000" w:rsidRPr="00000000" w14:paraId="000000AC">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04. ETHICS</w:t>
      </w:r>
      <w:r w:rsidDel="00000000" w:rsidR="00000000" w:rsidRPr="00000000">
        <w:rPr>
          <w:rtl w:val="0"/>
        </w:rPr>
      </w:r>
    </w:p>
    <w:p w:rsidR="00000000" w:rsidDel="00000000" w:rsidP="00000000" w:rsidRDefault="00000000" w:rsidRPr="00000000" w14:paraId="000000AD">
      <w:pPr>
        <w:spacing w:after="360" w:lineRule="auto"/>
        <w:rPr/>
      </w:pPr>
      <w:r w:rsidDel="00000000" w:rsidR="00000000" w:rsidRPr="00000000">
        <w:rPr>
          <w:rFonts w:ascii="Consolas" w:cs="Consolas" w:eastAsia="Consolas" w:hAnsi="Consolas"/>
          <w:b w:val="1"/>
          <w:bCs w:val="1"/>
          <w:color w:val="b8001f"/>
          <w:sz w:val="16"/>
          <w:szCs w:val="16"/>
          <w:rtl w:val="0"/>
        </w:rPr>
        <w:t xml:space="preserve">04 / 24</w:t>
      </w:r>
      <w:r w:rsidDel="00000000" w:rsidR="00000000" w:rsidRPr="00000000">
        <w:rPr>
          <w:rFonts w:ascii="Consolas" w:cs="Consolas" w:eastAsia="Consolas" w:hAnsi="Consolas"/>
          <w:color w:val="555555"/>
          <w:sz w:val="16"/>
          <w:szCs w:val="16"/>
          <w:rtl w:val="0"/>
        </w:rPr>
        <w:t xml:space="preserve">    THE ETHICS POSITION (NON-NEGOTIABLE)</w:t>
      </w:r>
      <w:r w:rsidDel="00000000" w:rsidR="00000000" w:rsidRPr="00000000">
        <w:rPr>
          <w:rtl w:val="0"/>
        </w:rPr>
      </w:r>
    </w:p>
    <w:p w:rsidR="00000000" w:rsidDel="00000000" w:rsidP="00000000" w:rsidRDefault="00000000" w:rsidRPr="00000000" w14:paraId="000000AE">
      <w:pPr>
        <w:pBdr>
          <w:left w:color="b8001f" w:space="16" w:sz="24" w:val="single"/>
        </w:pBdr>
        <w:spacing w:after="220" w:before="220" w:lineRule="auto"/>
        <w:ind w:left="240" w:firstLine="0"/>
        <w:rPr/>
      </w:pPr>
      <w:r w:rsidDel="00000000" w:rsidR="00000000" w:rsidRPr="00000000">
        <w:rPr>
          <w:rFonts w:ascii="Georgia" w:cs="Georgia" w:eastAsia="Georgia" w:hAnsi="Georgia"/>
          <w:i w:val="1"/>
          <w:iCs w:val="1"/>
          <w:color w:val="0a0a0a"/>
          <w:sz w:val="26"/>
          <w:szCs w:val="26"/>
          <w:rtl w:val="0"/>
        </w:rPr>
        <w:t xml:space="preserve">"The brand is the rebellion. The product has to be the responsible adult underneath."</w:t>
      </w:r>
      <w:r w:rsidDel="00000000" w:rsidR="00000000" w:rsidRPr="00000000">
        <w:rPr>
          <w:rtl w:val="0"/>
        </w:rPr>
      </w:r>
    </w:p>
    <w:p w:rsidR="00000000" w:rsidDel="00000000" w:rsidP="00000000" w:rsidRDefault="00000000" w:rsidRPr="00000000" w14:paraId="000000AF">
      <w:pPr>
        <w:spacing w:after="140" w:line="300" w:lineRule="auto"/>
        <w:rPr/>
      </w:pPr>
      <w:r w:rsidDel="00000000" w:rsidR="00000000" w:rsidRPr="00000000">
        <w:rPr>
          <w:rtl w:val="0"/>
        </w:rPr>
        <w:t xml:space="preserve">This is the most important section of the document. If we get the ethics wrong, every other section becomes a liability. If we get the ethics right, every other section is amplified. Read this section twice.</w:t>
      </w:r>
    </w:p>
    <w:p w:rsidR="00000000" w:rsidDel="00000000" w:rsidP="00000000" w:rsidRDefault="00000000" w:rsidRPr="00000000" w14:paraId="000000B0">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COMMITMENT</w:t>
      </w:r>
      <w:r w:rsidDel="00000000" w:rsidR="00000000" w:rsidRPr="00000000">
        <w:rPr>
          <w:rtl w:val="0"/>
        </w:rPr>
      </w:r>
    </w:p>
    <w:p w:rsidR="00000000" w:rsidDel="00000000" w:rsidP="00000000" w:rsidRDefault="00000000" w:rsidRPr="00000000" w14:paraId="000000B1">
      <w:pPr>
        <w:spacing w:after="140" w:line="300" w:lineRule="auto"/>
        <w:rPr/>
      </w:pPr>
      <w:r w:rsidDel="00000000" w:rsidR="00000000" w:rsidRPr="00000000">
        <w:rPr>
          <w:rtl w:val="0"/>
        </w:rPr>
        <w:t xml:space="preserve">Before we launch — before a single paid ad, before a single creator deal, before the App Store submission — we publish a public-facing Hunger Ethics Document. It lives at hunger.app/ethics. It is linked from the App Store description and from the footer of every marketing email. It says, in plain language, what we will and will not do to protect users from the documented harms of calorie-tracking products.</w:t>
      </w:r>
    </w:p>
    <w:p w:rsidR="00000000" w:rsidDel="00000000" w:rsidP="00000000" w:rsidRDefault="00000000" w:rsidRPr="00000000" w14:paraId="000000B2">
      <w:pPr>
        <w:pBdr>
          <w:left w:color="b8001f" w:space="8" w:sz="18" w:val="single"/>
        </w:pBdr>
        <w:shd w:fill="f5f1e8" w:val="clear"/>
        <w:spacing w:after="200" w:before="200" w:line="280" w:lineRule="auto"/>
        <w:ind w:left="200" w:right="200" w:firstLine="0"/>
        <w:rPr/>
      </w:pPr>
      <w:r w:rsidDel="00000000" w:rsidR="00000000" w:rsidRPr="00000000">
        <w:rPr>
          <w:rFonts w:ascii="Consolas" w:cs="Consolas" w:eastAsia="Consolas" w:hAnsi="Consolas"/>
          <w:b w:val="1"/>
          <w:bCs w:val="1"/>
          <w:color w:val="b8001f"/>
          <w:sz w:val="16"/>
          <w:szCs w:val="16"/>
          <w:rtl w:val="0"/>
        </w:rPr>
        <w:t xml:space="preserve">WHY THIS IS A MARKETING DOCUMENT, NOT JUST A POLICY DOCUMENT  </w:t>
        <w:br w:type="textWrapping"/>
      </w:r>
      <w:r w:rsidDel="00000000" w:rsidR="00000000" w:rsidRPr="00000000">
        <w:rPr>
          <w:color w:val="0a0a0a"/>
          <w:rtl w:val="0"/>
        </w:rPr>
        <w:t xml:space="preserve">The Ethics Document is our single most defensible piece of brand IP. It is the receipt we point to when a clinician attacks us. It is the credential we hand to a recovery-aware creator who wants to vet us before partnering. It is the answer to every "are you exploiting young people?" question we will be asked — and we will be asked. It is also a piece of brand voice. We write it the way we write everything else: declarative, direct, loud where it needs to be loud and quiet where it needs to be quiet.</w:t>
      </w:r>
      <w:r w:rsidDel="00000000" w:rsidR="00000000" w:rsidRPr="00000000">
        <w:rPr>
          <w:rtl w:val="0"/>
        </w:rPr>
      </w:r>
    </w:p>
    <w:p w:rsidR="00000000" w:rsidDel="00000000" w:rsidP="00000000" w:rsidRDefault="00000000" w:rsidRPr="00000000" w14:paraId="000000B3">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PRODUCT GUARDRAILS (WHAT THE AI DOES ON DAY ONE)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Refuses to coach a user below medically reasonable intake floors (1,200 kcal for adult women, 1,500 kcal for adult men, as a starting baseline — adjusted by registered dietitian on our advisory board).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Surfaces an under-fueling alert when intake has been below maintenance for three consecutive days, with language that doesn't shame the user but does name the pattern.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Detects rapid-cycling behaviors (extreme deficit then extreme surplus) and surfaces a non-alarming "the body reads this as instability" message.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signup, asks one screening question — voluntary — about disordered eating history, and adjusts coaching tone for users who self-identify.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a one-tap connection to the NEDA (National Eating Disorders Association) helpline accessible from any screen in the app, never more than two taps away.</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Refuses to coach users who self-identify as in active eating-disorder recovery without explicit clinician sign-off, and provides resources to find one.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Removes calorie display as a default. It's a toggle in settings. The toggle is honest about why it's off by default.</w:t>
      </w:r>
    </w:p>
    <w:p w:rsidR="00000000" w:rsidDel="00000000" w:rsidP="00000000" w:rsidRDefault="00000000" w:rsidRPr="00000000" w14:paraId="000000BB">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MARKETING GUARDRAILS (WHAT WE WILL NOT DO)</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before-and-after photos. Ever. Not in ads, not on the website, not in creator deliverables. If a creator wants to share one of their own, that's their feed — not ours.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body-mass-based metrics in marketing. We don't say "lose X pounds." We don't say "shred." We don't say "snatched."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urgency mechanics tied to weight. No "only 14 days until summer." No "beach body." No clock-on-the-body framing.</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partnerships with brands whose own marketing violates the above. This excludes a meaningful chunk of the supplement industry. We will lose deals because of this. That is the point.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targeting users under 16 in any paid platform. Period. Even where it is legally allowed. App Store age rating 17+ to make this explicit.</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retargeting based on body-related search history.</w:t>
      </w:r>
    </w:p>
    <w:p w:rsidR="00000000" w:rsidDel="00000000" w:rsidP="00000000" w:rsidRDefault="00000000" w:rsidRPr="00000000" w14:paraId="000000C2">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RECOVERY PARTNERSHIP</w:t>
      </w:r>
      <w:r w:rsidDel="00000000" w:rsidR="00000000" w:rsidRPr="00000000">
        <w:rPr>
          <w:rtl w:val="0"/>
        </w:rPr>
      </w:r>
    </w:p>
    <w:p w:rsidR="00000000" w:rsidDel="00000000" w:rsidP="00000000" w:rsidRDefault="00000000" w:rsidRPr="00000000" w14:paraId="000000C3">
      <w:pPr>
        <w:spacing w:after="140" w:line="300" w:lineRule="auto"/>
        <w:rPr/>
      </w:pPr>
      <w:r w:rsidDel="00000000" w:rsidR="00000000" w:rsidRPr="00000000">
        <w:rPr>
          <w:rtl w:val="0"/>
        </w:rPr>
        <w:t xml:space="preserve">Within the first 90 days of public launch, we commit a meaningful percentage of revenue (target: 1% of subscription revenue, structured similarly to 1% for the Planet) to a recovery-focused non-profit. The candidate organizations are: NEDA (National Eating Disorders Association), Project HEAL, and the Renfrew Center Foundation. The right answer is probably Project HEAL because they are the most under-resourced and the most aligned with our user. We make this partnership public, with the dollar amount disclosed, before the end of Year 1.</w:t>
      </w:r>
    </w:p>
    <w:p w:rsidR="00000000" w:rsidDel="00000000" w:rsidP="00000000" w:rsidRDefault="00000000" w:rsidRPr="00000000" w14:paraId="000000C4">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There is a version of this that reads as washing. "Brand donates 1% to ED non-profit, continues to sell calorie tracking to teens" is a real headline that could be written about us. The defense is not the donation. The defense is the product guardrails above, which are real, in code, before launch. The donation is the visible top of an iceberg that has to be real underneath. If we ship the donation without the guardrails, we deserve the headline.</w:t>
      </w:r>
      <w:r w:rsidDel="00000000" w:rsidR="00000000" w:rsidRPr="00000000">
        <w:rPr>
          <w:rtl w:val="0"/>
        </w:rPr>
      </w:r>
    </w:p>
    <w:p w:rsidR="00000000" w:rsidDel="00000000" w:rsidP="00000000" w:rsidRDefault="00000000" w:rsidRPr="00000000" w14:paraId="000000C5">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ADVISORY BOARD</w:t>
      </w:r>
      <w:r w:rsidDel="00000000" w:rsidR="00000000" w:rsidRPr="00000000">
        <w:rPr>
          <w:rtl w:val="0"/>
        </w:rPr>
      </w:r>
    </w:p>
    <w:p w:rsidR="00000000" w:rsidDel="00000000" w:rsidP="00000000" w:rsidRDefault="00000000" w:rsidRPr="00000000" w14:paraId="000000C6">
      <w:pPr>
        <w:spacing w:after="140" w:line="300" w:lineRule="auto"/>
        <w:rPr/>
      </w:pPr>
      <w:r w:rsidDel="00000000" w:rsidR="00000000" w:rsidRPr="00000000">
        <w:rPr>
          <w:rtl w:val="0"/>
        </w:rPr>
        <w:t xml:space="preserve">We retain — paid, not honorary — three advisors before launch:</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registered dietitian (RD) with sports nutrition specialization, who signs off on the AI coach's nutrition logic.</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licensed therapist with documented eating-disorder treatment experience, who signs off on the AI coach's emotional logic and the marketing copy.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former competitive athlete (likely from the strength sports world) who is publicly identifiable, has lived experience with both peak performance and recovery, and serves as the human face of the brand's clinical conscience.</w:t>
      </w:r>
    </w:p>
    <w:p w:rsidR="00000000" w:rsidDel="00000000" w:rsidP="00000000" w:rsidRDefault="00000000" w:rsidRPr="00000000" w14:paraId="000000CA">
      <w:pPr>
        <w:spacing w:after="140" w:line="300" w:lineRule="auto"/>
        <w:rPr/>
      </w:pPr>
      <w:r w:rsidDel="00000000" w:rsidR="00000000" w:rsidRPr="00000000">
        <w:rPr>
          <w:rtl w:val="0"/>
        </w:rPr>
        <w:t xml:space="preserve">Advisor compensation is real (suggested: $1.5K-$3K per month or equity equivalent), the engagement is structured (monthly review of marketing copy, quarterly review of AI behavior logs), and at least one of them will appear publicly on our launch content. The advisors are the proof, not the decoration.</w:t>
      </w:r>
    </w:p>
    <w:p w:rsidR="00000000" w:rsidDel="00000000" w:rsidP="00000000" w:rsidRDefault="00000000" w:rsidRPr="00000000" w14:paraId="000000CB">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05. ICP</w:t>
      </w:r>
      <w:r w:rsidDel="00000000" w:rsidR="00000000" w:rsidRPr="00000000">
        <w:rPr>
          <w:rtl w:val="0"/>
        </w:rPr>
      </w:r>
    </w:p>
    <w:p w:rsidR="00000000" w:rsidDel="00000000" w:rsidP="00000000" w:rsidRDefault="00000000" w:rsidRPr="00000000" w14:paraId="000000CC">
      <w:pPr>
        <w:spacing w:after="360" w:lineRule="auto"/>
        <w:rPr/>
      </w:pPr>
      <w:r w:rsidDel="00000000" w:rsidR="00000000" w:rsidRPr="00000000">
        <w:rPr>
          <w:rFonts w:ascii="Consolas" w:cs="Consolas" w:eastAsia="Consolas" w:hAnsi="Consolas"/>
          <w:b w:val="1"/>
          <w:bCs w:val="1"/>
          <w:color w:val="b8001f"/>
          <w:sz w:val="16"/>
          <w:szCs w:val="16"/>
          <w:rtl w:val="0"/>
        </w:rPr>
        <w:t xml:space="preserve">05 / 24</w:t>
      </w:r>
      <w:r w:rsidDel="00000000" w:rsidR="00000000" w:rsidRPr="00000000">
        <w:rPr>
          <w:rFonts w:ascii="Consolas" w:cs="Consolas" w:eastAsia="Consolas" w:hAnsi="Consolas"/>
          <w:color w:val="555555"/>
          <w:sz w:val="16"/>
          <w:szCs w:val="16"/>
          <w:rtl w:val="0"/>
        </w:rPr>
        <w:t xml:space="preserve">    WHO WE SERVE · AND WHO WE DON'T</w:t>
      </w:r>
      <w:r w:rsidDel="00000000" w:rsidR="00000000" w:rsidRPr="00000000">
        <w:rPr>
          <w:rtl w:val="0"/>
        </w:rPr>
      </w:r>
    </w:p>
    <w:p w:rsidR="00000000" w:rsidDel="00000000" w:rsidP="00000000" w:rsidRDefault="00000000" w:rsidRPr="00000000" w14:paraId="000000CD">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ICP, NARROWED</w:t>
      </w:r>
      <w:r w:rsidDel="00000000" w:rsidR="00000000" w:rsidRPr="00000000">
        <w:rPr>
          <w:rtl w:val="0"/>
        </w:rPr>
      </w:r>
    </w:p>
    <w:p w:rsidR="00000000" w:rsidDel="00000000" w:rsidP="00000000" w:rsidRDefault="00000000" w:rsidRPr="00000000" w14:paraId="000000CE">
      <w:pPr>
        <w:pBdr>
          <w:left w:color="b8001f" w:space="16" w:sz="24" w:val="single"/>
        </w:pBdr>
        <w:spacing w:after="220" w:before="220" w:lineRule="auto"/>
        <w:ind w:left="240" w:firstLine="0"/>
        <w:rPr/>
      </w:pPr>
      <w:r w:rsidDel="00000000" w:rsidR="00000000" w:rsidRPr="00000000">
        <w:rPr>
          <w:rFonts w:ascii="Georgia" w:cs="Georgia" w:eastAsia="Georgia" w:hAnsi="Georgia"/>
          <w:i w:val="1"/>
          <w:iCs w:val="1"/>
          <w:color w:val="0a0a0a"/>
          <w:sz w:val="26"/>
          <w:szCs w:val="26"/>
          <w:rtl w:val="0"/>
        </w:rPr>
        <w:t xml:space="preserve">"Women, 18–28, who grew up with a mother on Weight Watchers and a friend with an eating disorder, who lift heavy or run hard or both, who have tried MyFitnessPal twice and uninstalled it twice, and who follow at least three fitness creators who are not registered dietitians."</w:t>
      </w:r>
      <w:r w:rsidDel="00000000" w:rsidR="00000000" w:rsidRPr="00000000">
        <w:rPr>
          <w:rtl w:val="0"/>
        </w:rPr>
      </w:r>
    </w:p>
    <w:p w:rsidR="00000000" w:rsidDel="00000000" w:rsidP="00000000" w:rsidRDefault="00000000" w:rsidRPr="00000000" w14:paraId="000000CF">
      <w:pPr>
        <w:spacing w:after="140" w:line="300" w:lineRule="auto"/>
        <w:rPr/>
      </w:pPr>
      <w:r w:rsidDel="00000000" w:rsidR="00000000" w:rsidRPr="00000000">
        <w:rPr>
          <w:rtl w:val="0"/>
        </w:rPr>
        <w:t xml:space="preserve">Yes, men buy this too. Yes, 28-to-35-year-old millennials buy this too. We market to all of them. But we design every onboarding flow, every push notification, every TikTok, every billboard with the woman above in mind. If the message lands for her, it lands wider. If we design it for everyone, it lands for no one.</w:t>
      </w:r>
    </w:p>
    <w:p w:rsidR="00000000" w:rsidDel="00000000" w:rsidP="00000000" w:rsidRDefault="00000000" w:rsidRPr="00000000" w14:paraId="000000D0">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THREE PERSONAS (THE OPERATING FICTIONS)</w:t>
      </w:r>
      <w:r w:rsidDel="00000000" w:rsidR="00000000" w:rsidRPr="00000000">
        <w:rPr>
          <w:rtl w:val="0"/>
        </w:rPr>
      </w:r>
    </w:p>
    <w:p w:rsidR="00000000" w:rsidDel="00000000" w:rsidP="00000000" w:rsidRDefault="00000000" w:rsidRPr="00000000" w14:paraId="000000D1">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Persona 01 — "The defector" · Sara, 22, Austin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 finished college. Lifts 4x/week, runs 2x/week. Has used MyFitnessPal in two separate restrictive phases — once at 16, once at 20 — and both times the experience ended in disordered </w:t>
      </w:r>
      <w:sdt>
        <w:sdtPr>
          <w:id w:val="-1897306443"/>
          <w:tag w:val="goog_rdk_0"/>
        </w:sdtPr>
        <w:sdtContent>
          <w:ins w:author="Matt Pursley" w:id="0" w:date="2026-05-15T18:09:08Z"/>
          <w:sdt>
            <w:sdtPr>
              <w:id w:val="-2017608586"/>
              <w:tag w:val="goog_rdk_1"/>
            </w:sdtPr>
            <w:sdtContent>
              <w:ins w:author="Matt Pursley" w:id="0" w:date="2026-05-15T18:09:08Z">
                <w:r w:rsidDel="00000000" w:rsidR="00000000" w:rsidRPr="00000000">
                  <w:rPr>
                    <w:rtl w:val="0"/>
                    <w:rPrChange w:author="Matt Pursley" w:id="1" w:date="2026-05-15T18:09:08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eating; she's</w:t>
                </w:r>
              </w:ins>
            </w:sdtContent>
          </w:sdt>
          <w:ins w:author="Matt Pursley" w:id="0" w:date="2026-05-15T18:09:08Z"/>
        </w:sdtContent>
      </w:sdt>
      <w:sdt>
        <w:sdtPr>
          <w:id w:val="435376421"/>
          <w:tag w:val="goog_rdk_2"/>
        </w:sdtPr>
        <w:sdtContent>
          <w:del w:author="Matt Pursley" w:id="0" w:date="2026-05-15T18:09:08Z"/>
          <w:sdt>
            <w:sdtPr>
              <w:id w:val="1991683191"/>
              <w:tag w:val="goog_rdk_3"/>
            </w:sdtPr>
            <w:sdtContent>
              <w:del w:author="Matt Pursley" w:id="0" w:date="2026-05-15T18:09:08Z">
                <w:r w:rsidDel="00000000" w:rsidR="00000000" w:rsidRPr="00000000">
                  <w:rPr>
                    <w:rtl w:val="0"/>
                    <w:rPrChange w:author="Matt Pursley" w:id="1" w:date="2026-05-15T18:09:08Z">
                      <w:rPr>
                        <w:rFonts w:ascii="Calibri" w:cs="Calibri" w:eastAsia="Calibri" w:hAnsi="Calibri"/>
                        <w:b w:val="0"/>
                        <w:bCs w:val="0"/>
                        <w:i w:val="0"/>
                        <w:iCs w:val="0"/>
                        <w:smallCaps w:val="0"/>
                        <w:strike w:val="0"/>
                        <w:color w:val="000000"/>
                        <w:sz w:val="22"/>
                        <w:szCs w:val="22"/>
                        <w:u w:val="none"/>
                        <w:shd w:fill="auto" w:val="clear"/>
                        <w:vertAlign w:val="baseline"/>
                      </w:rPr>
                    </w:rPrChange>
                  </w:rPr>
                  <w:delText xml:space="preserve">eating she's</w:delText>
                </w:r>
              </w:del>
            </w:sdtContent>
          </w:sdt>
          <w:del w:author="Matt Pursley" w:id="0" w:date="2026-05-15T18:09:08Z"/>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still untangling in therapy.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Currently in the 'I want to be strong, not small' phase. Follows Megsquats, Stefi Cohen, Sohee Lee. Has a screenshot of a Sohee quote saved in her photos.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She doesn't want to count calories. She also kind of wants to count calories. She is angry about being in that contradiction and looking for permission to resolve it.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She would buy Hunger because the App Store description named her exact contradiction back to her.</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 CAC ceiling is roughly $35. Her LTV ceiling is high — she's the type who pays $10/mo for three years if we don't lose her.</w:t>
      </w:r>
    </w:p>
    <w:p w:rsidR="00000000" w:rsidDel="00000000" w:rsidP="00000000" w:rsidRDefault="00000000" w:rsidRPr="00000000" w14:paraId="000000D7">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Persona 02 — "The serious 19-year-old" · Devin, 19, Boulder</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Sophomore in college. Plays a club sport (rugby or rowing or hockey). Trains hard. Eats whatever. Has been told by older teammates to start tracking macros because he's leaving size on the table.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Doesn't want a 'diet app.' Diet apps are for his mom.</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Lives on TikTok. Discovers products almost entirely through creator content. Will install an app on the basis of a single 30-second video.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Would buy Hunger because it doesn't read as a diet app, it reads as a training app, and the AI coach actually answers his questions about cutting weight for a tournament.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 CAC ceiling is $20 (price-sensitive, college). His LTV is moderate — he'll churn at summer break and re-engage in fall.</w:t>
      </w:r>
    </w:p>
    <w:p w:rsidR="00000000" w:rsidDel="00000000" w:rsidP="00000000" w:rsidRDefault="00000000" w:rsidRPr="00000000" w14:paraId="000000DD">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Persona 03 — "The recovering tracker" · Maya, 26, Brooklyn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Works in design or marketing or media. Used MyFitnessPal religiously in her early 20s, hit goal weight, kept tracking, didn't stop, eventually saw a therapist who told her to delete the app.</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Hasn't tracked in three years. Misses the data. Misses it shamefully — like missing an ex who was bad for you.</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most articulate, most online cohort. The one who will write a Substack about us. The one who will defend us in a Twitter thread. Also the one who will turn on us hardest if we drift.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Would buy Hunger because we name her exact shame and refuse to amplify it.</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 CAC ceiling is $50. Her referral value is enormous — she's the cohort that creates organic press.</w:t>
      </w:r>
    </w:p>
    <w:p w:rsidR="00000000" w:rsidDel="00000000" w:rsidP="00000000" w:rsidRDefault="00000000" w:rsidRPr="00000000" w14:paraId="000000E3">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WHO WE REFUSE TO SERVE</w:t>
      </w:r>
      <w:r w:rsidDel="00000000" w:rsidR="00000000" w:rsidRPr="00000000">
        <w:rPr>
          <w:rtl w:val="0"/>
        </w:rPr>
      </w:r>
    </w:p>
    <w:p w:rsidR="00000000" w:rsidDel="00000000" w:rsidP="00000000" w:rsidRDefault="00000000" w:rsidRPr="00000000" w14:paraId="000000E4">
      <w:pPr>
        <w:spacing w:after="140" w:line="300" w:lineRule="auto"/>
        <w:rPr/>
      </w:pPr>
      <w:r w:rsidDel="00000000" w:rsidR="00000000" w:rsidRPr="00000000">
        <w:rPr>
          <w:rtl w:val="0"/>
        </w:rPr>
        <w:t xml:space="preserve">Saying who you don't want is more clarifying than saying who you do. The following users are not our market, and we shouldn't try to acquire them:</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Adults over 45 trying to lose 50+ pounds. They are well-served by Noom and Weight Watchers. They will hate our voice. They will write 1-star reviews. They will skew our ASO.</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 eating-disorder cases without clinician oversight. We refuse to serve them in the product. We also refuse to market to them — no influencer who openly promotes restriction, no targeting on 'thinspo'-adjacent interests.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Bodybuilders/physique athletes in contest prep. They have specialized tools (MacroFactor, Cronometer) that we don't beat on precision. We're not their app.</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Anyone under 16. Period. Even if they're motivated. The legal, ethical, and platform risk is not worth the install.</w:t>
      </w:r>
    </w:p>
    <w:p w:rsidR="00000000" w:rsidDel="00000000" w:rsidP="00000000" w:rsidRDefault="00000000" w:rsidRPr="00000000" w14:paraId="000000E9">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06. PRE-LAUNCH</w:t>
      </w:r>
      <w:r w:rsidDel="00000000" w:rsidR="00000000" w:rsidRPr="00000000">
        <w:rPr>
          <w:rtl w:val="0"/>
        </w:rPr>
      </w:r>
    </w:p>
    <w:p w:rsidR="00000000" w:rsidDel="00000000" w:rsidP="00000000" w:rsidRDefault="00000000" w:rsidRPr="00000000" w14:paraId="000000EA">
      <w:pPr>
        <w:spacing w:after="360" w:lineRule="auto"/>
        <w:rPr/>
      </w:pPr>
      <w:r w:rsidDel="00000000" w:rsidR="00000000" w:rsidRPr="00000000">
        <w:rPr>
          <w:rFonts w:ascii="Consolas" w:cs="Consolas" w:eastAsia="Consolas" w:hAnsi="Consolas"/>
          <w:b w:val="1"/>
          <w:bCs w:val="1"/>
          <w:color w:val="b8001f"/>
          <w:sz w:val="16"/>
          <w:szCs w:val="16"/>
          <w:rtl w:val="0"/>
        </w:rPr>
        <w:t xml:space="preserve">06 / 24</w:t>
      </w:r>
      <w:r w:rsidDel="00000000" w:rsidR="00000000" w:rsidRPr="00000000">
        <w:rPr>
          <w:rFonts w:ascii="Consolas" w:cs="Consolas" w:eastAsia="Consolas" w:hAnsi="Consolas"/>
          <w:color w:val="555555"/>
          <w:sz w:val="16"/>
          <w:szCs w:val="16"/>
          <w:rtl w:val="0"/>
        </w:rPr>
        <w:t xml:space="preserve">    DAYS -90 TO 0</w:t>
      </w:r>
      <w:r w:rsidDel="00000000" w:rsidR="00000000" w:rsidRPr="00000000">
        <w:rPr>
          <w:rtl w:val="0"/>
        </w:rPr>
      </w:r>
    </w:p>
    <w:p w:rsidR="00000000" w:rsidDel="00000000" w:rsidP="00000000" w:rsidRDefault="00000000" w:rsidRPr="00000000" w14:paraId="000000EB">
      <w:pPr>
        <w:spacing w:after="140" w:line="300" w:lineRule="auto"/>
        <w:rPr/>
      </w:pPr>
      <w:r w:rsidDel="00000000" w:rsidR="00000000" w:rsidRPr="00000000">
        <w:rPr>
          <w:rtl w:val="0"/>
        </w:rPr>
        <w:t xml:space="preserve">The temptation in a pre-revenue startup is to launch the second the product compiles. The temptation is wrong. We have one chance at a launch moment, and we don't waste it on a Tuesday with no audience. We spend 90 days building the audience that makes launch day a cultural event instead of an App Store submission.</w:t>
      </w:r>
    </w:p>
    <w:p w:rsidR="00000000" w:rsidDel="00000000" w:rsidP="00000000" w:rsidRDefault="00000000" w:rsidRPr="00000000" w14:paraId="000000EC">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DAY -90: THE MANIFESTO DROP</w:t>
      </w:r>
      <w:r w:rsidDel="00000000" w:rsidR="00000000" w:rsidRPr="00000000">
        <w:rPr>
          <w:rtl w:val="0"/>
        </w:rPr>
      </w:r>
    </w:p>
    <w:p w:rsidR="00000000" w:rsidDel="00000000" w:rsidP="00000000" w:rsidRDefault="00000000" w:rsidRPr="00000000" w14:paraId="000000ED">
      <w:pPr>
        <w:spacing w:after="140" w:line="300" w:lineRule="auto"/>
        <w:rPr/>
      </w:pPr>
      <w:r w:rsidDel="00000000" w:rsidR="00000000" w:rsidRPr="00000000">
        <w:rPr>
          <w:rtl w:val="0"/>
        </w:rPr>
        <w:t xml:space="preserve">Three months before public launch, we drop the Hunger Manifesto on the internet. Not a teaser. Not a coming-soon page with an email field. A piece of content — long-form, on a beautiful single-page site, screenshot-bait — that says what we believe about food, training, and the diet industry. No product mention beyond a small wordmark at the bottom and a waitlist field.</w:t>
      </w:r>
    </w:p>
    <w:p w:rsidR="00000000" w:rsidDel="00000000" w:rsidP="00000000" w:rsidRDefault="00000000" w:rsidRPr="00000000" w14:paraId="000000EE">
      <w:pPr>
        <w:pBdr>
          <w:left w:color="b8001f" w:space="8" w:sz="18" w:val="single"/>
        </w:pBdr>
        <w:shd w:fill="f5f1e8" w:val="clear"/>
        <w:spacing w:after="200" w:before="200" w:line="280" w:lineRule="auto"/>
        <w:ind w:left="200" w:right="200" w:firstLine="0"/>
        <w:rPr/>
      </w:pPr>
      <w:r w:rsidDel="00000000" w:rsidR="00000000" w:rsidRPr="00000000">
        <w:rPr>
          <w:rFonts w:ascii="Consolas" w:cs="Consolas" w:eastAsia="Consolas" w:hAnsi="Consolas"/>
          <w:b w:val="1"/>
          <w:bCs w:val="1"/>
          <w:color w:val="b8001f"/>
          <w:sz w:val="16"/>
          <w:szCs w:val="16"/>
          <w:rtl w:val="0"/>
        </w:rPr>
        <w:t xml:space="preserve">THE MANIFESTO IS THE MARKETING  </w:t>
        <w:br w:type="textWrapping"/>
      </w:r>
      <w:r w:rsidDel="00000000" w:rsidR="00000000" w:rsidRPr="00000000">
        <w:rPr>
          <w:color w:val="0a0a0a"/>
          <w:rtl w:val="0"/>
        </w:rPr>
        <w:t xml:space="preserve">If the manifesto is good, the waitlist takes care of itself. If the manifesto is mediocre, no growth-hack will save the launch. The single most important piece of writing in Year 1 is the manifesto. We — the founders — write it together. We spend two weeks on it. It is approximately 600 words. It picks a fight.</w:t>
      </w:r>
      <w:r w:rsidDel="00000000" w:rsidR="00000000" w:rsidRPr="00000000">
        <w:rPr>
          <w:rtl w:val="0"/>
        </w:rPr>
      </w:r>
    </w:p>
    <w:p w:rsidR="00000000" w:rsidDel="00000000" w:rsidP="00000000" w:rsidRDefault="00000000" w:rsidRPr="00000000" w14:paraId="000000EF">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DAYS -90 TO -60: SEED AND AMPLIFY</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Seed the manifesto by sending it directly — not blasted, hand-delivered — to ~30 creators, writers, and athletes who we believe will share it because they agree, not because we paid them. Target: 10 of the 30 share or quote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Founder content build begins. Matt or whoever is the public face starts posting on Twitter/X and TikTok daily. Not about the product — about the philosophy. The product is the resolution of the philosophy, not the subject of the content.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the email lifecycle for the waitlist: an arrival email with the manifesto, a weekly drop email with a piece of brand-voice content (a push notification we drafted, a t-shirt slogan we sketched, a fact about the diet industry we couldn't shake), all building toward the launch invitation.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Waitlist target by Day -60: 5,000 emails. Achievable if the manifesto lands. A stretch if it doesn't.</w:t>
      </w:r>
    </w:p>
    <w:p w:rsidR="00000000" w:rsidDel="00000000" w:rsidP="00000000" w:rsidRDefault="00000000" w:rsidRPr="00000000" w14:paraId="000000F4">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DAYS -60 TO -30: THE QUIET BETA</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Invite ~200 waitlist members into a private beta. Pick them carefully — we want the loudest, most articulate, most online quarter of the list, not the first 200 who signed up. We hand-pick them.</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Beta users get a Discord invite (the seed of the cult), early access merch (the first 100 limited shirts), and a direct line to the founder via the in-app coach.</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 of the beta is not feature feedback. The product is the product. Goal is testimonial harvest, AI coach tuning, and word-of-mouth ignition. The 200 beta users are the army that will be in our launch-week content.</w:t>
      </w:r>
    </w:p>
    <w:p w:rsidR="00000000" w:rsidDel="00000000" w:rsidP="00000000" w:rsidRDefault="00000000" w:rsidRPr="00000000" w14:paraId="000000F8">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DAYS -30 TO -7: THE DRUMBEAT</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Twice-weekly drops on the public account: a manifesto sub-thread, a behind-the-scenes of the beta, a piece of merch in the wild, a screenshot from the AI coach saying something un-Noom-like.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the press strategy (Section 16). Pitch one outlet — only one — for an exclusive launch-day story. The first piece of press is more about positioning than reach. Target: a culture publication or fitness-adjacent newsletter with under-30 readership. Not Forbes. Not TechCrunch. Possibly Embedded, Garbage Day, Dirt, Air Mail, or the more credible newsletters in the space.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launch-week creator roster (Section 10). Five to seven creators across tiers, briefed, paid, with deliverables in hand, going live the same week — not the same day, the same week. Saturation, not synchronization.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Pre-orders open for the launch merch capsule (Section 15). Three shirts. Limited run. The merch is a content engine and a margin product simultaneously.</w:t>
      </w:r>
    </w:p>
    <w:p w:rsidR="00000000" w:rsidDel="00000000" w:rsidP="00000000" w:rsidRDefault="00000000" w:rsidRPr="00000000" w14:paraId="000000FD">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DAY 0: THE DROP</w:t>
      </w:r>
      <w:r w:rsidDel="00000000" w:rsidR="00000000" w:rsidRPr="00000000">
        <w:rPr>
          <w:rtl w:val="0"/>
        </w:rPr>
      </w:r>
    </w:p>
    <w:p w:rsidR="00000000" w:rsidDel="00000000" w:rsidP="00000000" w:rsidRDefault="00000000" w:rsidRPr="00000000" w14:paraId="000000FE">
      <w:pPr>
        <w:spacing w:after="140" w:line="300" w:lineRule="auto"/>
        <w:rPr/>
      </w:pPr>
      <w:r w:rsidDel="00000000" w:rsidR="00000000" w:rsidRPr="00000000">
        <w:rPr>
          <w:rtl w:val="0"/>
        </w:rPr>
        <w:t xml:space="preserve">Launch day is one synchronized event across product, brand, and merch. The app goes live, the merch capsule opens, the manifesto repins, and the press hits — all on the same day. Founder posts a single piece of long-form video (a 60-second statement, sub-titled, in our voice) that we cut six ways for TikTok, Instagram Reels, YouTube Shorts, Twitter, LinkedIn (yes), and the email blast.</w:t>
      </w:r>
    </w:p>
    <w:p w:rsidR="00000000" w:rsidDel="00000000" w:rsidP="00000000" w:rsidRDefault="00000000" w:rsidRPr="00000000" w14:paraId="000000FF">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Launch days are the most over-rated moment in startup marketing and the most under-rated moment in cult-brand marketing. For us, launch day matters. Because of the manifesto strategy, we have an audience that has been waiting 90 days for it. Wasting that anticipation on a flat Tuesday is malpractice. Make it loud.</w:t>
      </w:r>
      <w:r w:rsidDel="00000000" w:rsidR="00000000" w:rsidRPr="00000000">
        <w:rPr>
          <w:rtl w:val="0"/>
        </w:rPr>
      </w:r>
    </w:p>
    <w:p w:rsidR="00000000" w:rsidDel="00000000" w:rsidP="00000000" w:rsidRDefault="00000000" w:rsidRPr="00000000" w14:paraId="00000100">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07. LAUNCH WEEK</w:t>
      </w:r>
      <w:r w:rsidDel="00000000" w:rsidR="00000000" w:rsidRPr="00000000">
        <w:rPr>
          <w:rtl w:val="0"/>
        </w:rPr>
      </w:r>
    </w:p>
    <w:p w:rsidR="00000000" w:rsidDel="00000000" w:rsidP="00000000" w:rsidRDefault="00000000" w:rsidRPr="00000000" w14:paraId="00000101">
      <w:pPr>
        <w:spacing w:after="360" w:lineRule="auto"/>
        <w:rPr/>
      </w:pPr>
      <w:r w:rsidDel="00000000" w:rsidR="00000000" w:rsidRPr="00000000">
        <w:rPr>
          <w:rFonts w:ascii="Consolas" w:cs="Consolas" w:eastAsia="Consolas" w:hAnsi="Consolas"/>
          <w:b w:val="1"/>
          <w:bCs w:val="1"/>
          <w:color w:val="b8001f"/>
          <w:sz w:val="16"/>
          <w:szCs w:val="16"/>
          <w:rtl w:val="0"/>
        </w:rPr>
        <w:t xml:space="preserve">07 / 24</w:t>
      </w:r>
      <w:r w:rsidDel="00000000" w:rsidR="00000000" w:rsidRPr="00000000">
        <w:rPr>
          <w:rFonts w:ascii="Consolas" w:cs="Consolas" w:eastAsia="Consolas" w:hAnsi="Consolas"/>
          <w:color w:val="555555"/>
          <w:sz w:val="16"/>
          <w:szCs w:val="16"/>
          <w:rtl w:val="0"/>
        </w:rPr>
        <w:t xml:space="preserve">    DAYS 0 TO 7 · BATTLE PLAN</w:t>
      </w:r>
      <w:r w:rsidDel="00000000" w:rsidR="00000000" w:rsidRPr="00000000">
        <w:rPr>
          <w:rtl w:val="0"/>
        </w:rPr>
      </w:r>
    </w:p>
    <w:p w:rsidR="00000000" w:rsidDel="00000000" w:rsidP="00000000" w:rsidRDefault="00000000" w:rsidRPr="00000000" w14:paraId="00000102">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LAUNCH-WEEK THESIS</w:t>
      </w:r>
      <w:r w:rsidDel="00000000" w:rsidR="00000000" w:rsidRPr="00000000">
        <w:rPr>
          <w:rtl w:val="0"/>
        </w:rPr>
      </w:r>
    </w:p>
    <w:p w:rsidR="00000000" w:rsidDel="00000000" w:rsidP="00000000" w:rsidRDefault="00000000" w:rsidRPr="00000000" w14:paraId="00000103">
      <w:pPr>
        <w:spacing w:after="140" w:line="300" w:lineRule="auto"/>
        <w:rPr/>
      </w:pPr>
      <w:r w:rsidDel="00000000" w:rsidR="00000000" w:rsidRPr="00000000">
        <w:rPr>
          <w:rtl w:val="0"/>
        </w:rPr>
        <w:t xml:space="preserve">We over-index on the first seven days, then we recover for two weeks. Most launches blow load on Day 0 and have nothing for Day 4. We sequence content so that Day 4 has its own moment. The structure is: hard hit Day 0, mid-hit Days 1–2, second hard hit Day 4, slow burn Days 5–7, then deliberate quiet Days 8–14 to recover the team and let the data come in.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3744"/>
        <w:gridCol w:w="2340"/>
        <w:gridCol w:w="2340"/>
        <w:tblGridChange w:id="0">
          <w:tblGrid>
            <w:gridCol w:w="936"/>
            <w:gridCol w:w="3744"/>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Consolas" w:cs="Consolas" w:eastAsia="Consolas" w:hAnsi="Consolas"/>
                <w:b w:val="1"/>
                <w:bCs w:val="1"/>
                <w:smallCaps w:val="1"/>
                <w:color w:val="f5f1e8"/>
                <w:sz w:val="16"/>
                <w:szCs w:val="16"/>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rFonts w:ascii="Consolas" w:cs="Consolas" w:eastAsia="Consolas" w:hAnsi="Consolas"/>
                <w:b w:val="1"/>
                <w:bCs w:val="1"/>
                <w:smallCaps w:val="1"/>
                <w:color w:val="f5f1e8"/>
                <w:sz w:val="16"/>
                <w:szCs w:val="16"/>
                <w:rtl w:val="0"/>
              </w:rPr>
              <w:t xml:space="preserve">THE 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rFonts w:ascii="Consolas" w:cs="Consolas" w:eastAsia="Consolas" w:hAnsi="Consolas"/>
                <w:b w:val="1"/>
                <w:bCs w:val="1"/>
                <w:smallCaps w:val="1"/>
                <w:color w:val="f5f1e8"/>
                <w:sz w:val="16"/>
                <w:szCs w:val="16"/>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rFonts w:ascii="Consolas" w:cs="Consolas" w:eastAsia="Consolas" w:hAnsi="Consolas"/>
                <w:b w:val="1"/>
                <w:bCs w:val="1"/>
                <w:smallCaps w:val="1"/>
                <w:color w:val="f5f1e8"/>
                <w:sz w:val="16"/>
                <w:szCs w:val="16"/>
                <w:rtl w:val="0"/>
              </w:rPr>
              <w:t xml:space="preserve">PRIMARY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b w:val="1"/>
                <w:bCs w:val="1"/>
                <w:color w:val="0a0a0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color w:val="0a0a0a"/>
                <w:sz w:val="20"/>
                <w:szCs w:val="20"/>
                <w:rtl w:val="0"/>
              </w:rPr>
              <w:t xml:space="preserve">App goes live. Manifesto re-pins on all channels. Merch capsule opens. Press piece embargo lifts. Founder video drops. Email blast to waitlist (5K+).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color w:val="0a0a0a"/>
                <w:sz w:val="20"/>
                <w:szCs w:val="20"/>
                <w:rtl w:val="0"/>
              </w:rPr>
              <w:t xml:space="preserve">Founders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color w:val="0a0a0a"/>
                <w:sz w:val="20"/>
                <w:szCs w:val="20"/>
                <w:rtl w:val="0"/>
              </w:rPr>
              <w:t xml:space="preserve">Installs by midnight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b w:val="1"/>
                <w:bCs w:val="1"/>
                <w:color w:val="0a0a0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color w:val="0a0a0a"/>
                <w:sz w:val="20"/>
                <w:szCs w:val="20"/>
                <w:rtl w:val="0"/>
              </w:rPr>
              <w:t xml:space="preserve">Creator 1 of 7 goes live. We respond to every comment on every channel personally. Day-after press syndication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color w:val="0a0a0a"/>
                <w:sz w:val="20"/>
                <w:szCs w:val="20"/>
                <w:rtl w:val="0"/>
              </w:rPr>
              <w:t xml:space="preserve">Brand-lead +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color w:val="0a0a0a"/>
                <w:sz w:val="20"/>
                <w:szCs w:val="20"/>
                <w:rtl w:val="0"/>
              </w:rPr>
              <w:t xml:space="preserve">Engagement-rate vs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b w:val="1"/>
                <w:bCs w:val="1"/>
                <w:color w:val="0a0a0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color w:val="0a0a0a"/>
                <w:sz w:val="20"/>
                <w:szCs w:val="20"/>
                <w:rtl w:val="0"/>
              </w:rPr>
              <w:t xml:space="preserve">Creators 2 &amp; 3 go live. First user-generated content begins surfacing in Discord — we re-share. Founder long-form thread on X explaining one principle of the manifesto.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2">
            <w:pPr>
              <w:rPr/>
            </w:pPr>
            <w:r w:rsidDel="00000000" w:rsidR="00000000" w:rsidRPr="00000000">
              <w:rPr>
                <w:color w:val="0a0a0a"/>
                <w:sz w:val="20"/>
                <w:szCs w:val="20"/>
                <w:rtl w:val="0"/>
              </w:rPr>
              <w:t xml:space="preserve">Brand-lead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3">
            <w:pPr>
              <w:rPr/>
            </w:pPr>
            <w:r w:rsidDel="00000000" w:rsidR="00000000" w:rsidRPr="00000000">
              <w:rPr>
                <w:color w:val="0a0a0a"/>
                <w:sz w:val="20"/>
                <w:szCs w:val="20"/>
                <w:rtl w:val="0"/>
              </w:rPr>
              <w:t xml:space="preserve">UGC mentions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b w:val="1"/>
                <w:bCs w:val="1"/>
                <w:color w:val="0a0a0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5">
            <w:pPr>
              <w:rPr/>
            </w:pPr>
            <w:r w:rsidDel="00000000" w:rsidR="00000000" w:rsidRPr="00000000">
              <w:rPr>
                <w:color w:val="0a0a0a"/>
                <w:sz w:val="20"/>
                <w:szCs w:val="20"/>
                <w:rtl w:val="0"/>
              </w:rPr>
              <w:t xml:space="preserve">Quiet day on the brand account on purpose. Founder does one podcast appearance. Community team active in Reddit comments where we're being discussed.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color w:val="0a0a0a"/>
                <w:sz w:val="20"/>
                <w:szCs w:val="20"/>
                <w:rtl w:val="0"/>
              </w:rPr>
              <w:t xml:space="preserve">Founder +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color w:val="0a0a0a"/>
                <w:sz w:val="20"/>
                <w:szCs w:val="20"/>
                <w:rtl w:val="0"/>
              </w:rPr>
              <w:t xml:space="preserve">Reddit mention sentiment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b w:val="1"/>
                <w:bCs w:val="1"/>
                <w:color w:val="0a0a0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color w:val="0a0a0a"/>
                <w:sz w:val="20"/>
                <w:szCs w:val="20"/>
                <w:rtl w:val="0"/>
              </w:rPr>
              <w:t xml:space="preserve">SECOND HARD HIT: Creator 4 (the biggest of the roster) goes live, paired with a piece of high-production-value brand content — likely a 30-second film that lands like a Liquid Death spot. Merch restock drops.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color w:val="0a0a0a"/>
                <w:sz w:val="20"/>
                <w:szCs w:val="20"/>
                <w:rtl w:val="0"/>
              </w:rPr>
              <w:t xml:space="preserve">Founders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color w:val="0a0a0a"/>
                <w:sz w:val="20"/>
                <w:szCs w:val="20"/>
                <w:rtl w:val="0"/>
              </w:rPr>
              <w:t xml:space="preserve">Installs spike + share-rate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b w:val="1"/>
                <w:bCs w:val="1"/>
                <w:color w:val="0a0a0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D">
            <w:pPr>
              <w:rPr/>
            </w:pPr>
            <w:r w:rsidDel="00000000" w:rsidR="00000000" w:rsidRPr="00000000">
              <w:rPr>
                <w:color w:val="0a0a0a"/>
                <w:sz w:val="20"/>
                <w:szCs w:val="20"/>
                <w:rtl w:val="0"/>
              </w:rPr>
              <w:t xml:space="preserve">Creators 5 &amp; 6 go live. First wave of user testimonials surfaced on brand channels. Founder responds to the first wave of negative feedback publicly.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E">
            <w:pPr>
              <w:rPr/>
            </w:pPr>
            <w:r w:rsidDel="00000000" w:rsidR="00000000" w:rsidRPr="00000000">
              <w:rPr>
                <w:color w:val="0a0a0a"/>
                <w:sz w:val="20"/>
                <w:szCs w:val="20"/>
                <w:rtl w:val="0"/>
              </w:rPr>
              <w:t xml:space="preserve">Brand-lead +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1F">
            <w:pPr>
              <w:rPr/>
            </w:pPr>
            <w:r w:rsidDel="00000000" w:rsidR="00000000" w:rsidRPr="00000000">
              <w:rPr>
                <w:color w:val="0a0a0a"/>
                <w:sz w:val="20"/>
                <w:szCs w:val="20"/>
                <w:rtl w:val="0"/>
              </w:rPr>
              <w:t xml:space="preserve">Negative-feedback response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20">
            <w:pPr>
              <w:rPr/>
            </w:pPr>
            <w:r w:rsidDel="00000000" w:rsidR="00000000" w:rsidRPr="00000000">
              <w:rPr>
                <w:b w:val="1"/>
                <w:bCs w:val="1"/>
                <w:color w:val="0a0a0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color w:val="0a0a0a"/>
                <w:sz w:val="20"/>
                <w:szCs w:val="20"/>
                <w:rtl w:val="0"/>
              </w:rPr>
              <w:t xml:space="preserve">Creator 7 goes live. The first "how I'm using it" UGC compilation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color w:val="0a0a0a"/>
                <w:sz w:val="20"/>
                <w:szCs w:val="20"/>
                <w:rtl w:val="0"/>
              </w:rPr>
              <w:t xml:space="preserve">Brand-lead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color w:val="0a0a0a"/>
                <w:sz w:val="20"/>
                <w:szCs w:val="20"/>
                <w:rtl w:val="0"/>
              </w:rPr>
              <w:t xml:space="preserve">D7 retention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b w:val="1"/>
                <w:bCs w:val="1"/>
                <w:color w:val="0a0a0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5">
            <w:pPr>
              <w:rPr/>
            </w:pPr>
            <w:r w:rsidDel="00000000" w:rsidR="00000000" w:rsidRPr="00000000">
              <w:rPr>
                <w:color w:val="0a0a0a"/>
                <w:sz w:val="20"/>
                <w:szCs w:val="20"/>
                <w:rtl w:val="0"/>
              </w:rPr>
              <w:t xml:space="preserve">Week-one founder note posted publicly: "Here's what we learned. Here's what we got wrong. Here's what's next." Honest. Founder-voice. The transparency is the 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6">
            <w:pPr>
              <w:rPr/>
            </w:pPr>
            <w:r w:rsidDel="00000000" w:rsidR="00000000" w:rsidRPr="00000000">
              <w:rPr>
                <w:color w:val="0a0a0a"/>
                <w:sz w:val="20"/>
                <w:szCs w:val="20"/>
                <w:rtl w:val="0"/>
              </w:rPr>
              <w:t xml:space="preserve">Founder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color w:val="0a0a0a"/>
                <w:sz w:val="20"/>
                <w:szCs w:val="20"/>
                <w:rtl w:val="0"/>
              </w:rPr>
              <w:t xml:space="preserve">Re-share rate of founder note</w:t>
            </w:r>
            <w:r w:rsidDel="00000000" w:rsidR="00000000" w:rsidRPr="00000000">
              <w:rPr>
                <w:rtl w:val="0"/>
              </w:rPr>
            </w:r>
          </w:p>
        </w:tc>
      </w:tr>
    </w:tbl>
    <w:p w:rsidR="00000000" w:rsidDel="00000000" w:rsidP="00000000" w:rsidRDefault="00000000" w:rsidRPr="00000000" w14:paraId="00000128">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CRISIS PLAYBOOK (BECAUSE SOMETHING WILL HAPPEN)</w:t>
      </w:r>
      <w:r w:rsidDel="00000000" w:rsidR="00000000" w:rsidRPr="00000000">
        <w:rPr>
          <w:rtl w:val="0"/>
        </w:rPr>
      </w:r>
    </w:p>
    <w:p w:rsidR="00000000" w:rsidDel="00000000" w:rsidP="00000000" w:rsidRDefault="00000000" w:rsidRPr="00000000" w14:paraId="00000129">
      <w:pPr>
        <w:spacing w:after="140" w:line="300" w:lineRule="auto"/>
        <w:rPr/>
      </w:pPr>
      <w:r w:rsidDel="00000000" w:rsidR="00000000" w:rsidRPr="00000000">
        <w:rPr>
          <w:rtl w:val="0"/>
        </w:rPr>
        <w:t xml:space="preserve">In a brand built on a loaded word, something always happens in launch week. Plan for it. The categories: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Clinical attack: a registered dietitian or therapist with a large following calls us irresponsible. Response: founder responds publicly within 4 hours, links the Ethics Document, names what we agree with and what we don't, does not get defensive. The Ethics Document is the entire response.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Ex-user backlash: someone with a public ED-recovery profile posts that the app triggered them. Response: private outreach within 2 hours by whoever owns brand response (the brand-lead co-founder), not by the technical co-founder; public response only if the user okays it; offer to refund, offer to walk them through the safety toggles, offer to feature their feedback in our public docs. Treat them like a friend, because they are one.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Competitor swipe: Noom or MyFitnessPal acknowledges us in any form. Response: gratitude, not defensiveness. "They saw us. We see them. That's a Tuesday." Don't take the bait of escalating publicly. Let the audience escalate it for us.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 Store action: rejection or feature pull. Response: pre-arranged legal contact engages within 24 hours. We have a workaround listing ready (Section 12).</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Press piece is harsh: response is silent reshare. Bad press in launch week from the right outlet is, against intuition, sometimes the best thing that happens. Liquid Death's first viral moment was a Forbes piece calling them a gimmick.</w:t>
      </w:r>
    </w:p>
    <w:p w:rsidR="00000000" w:rsidDel="00000000" w:rsidP="00000000" w:rsidRDefault="00000000" w:rsidRPr="00000000" w14:paraId="0000012F">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08. CHANNELS</w:t>
      </w:r>
      <w:r w:rsidDel="00000000" w:rsidR="00000000" w:rsidRPr="00000000">
        <w:rPr>
          <w:rtl w:val="0"/>
        </w:rPr>
      </w:r>
    </w:p>
    <w:p w:rsidR="00000000" w:rsidDel="00000000" w:rsidP="00000000" w:rsidRDefault="00000000" w:rsidRPr="00000000" w14:paraId="00000130">
      <w:pPr>
        <w:spacing w:after="360" w:lineRule="auto"/>
        <w:rPr/>
      </w:pPr>
      <w:r w:rsidDel="00000000" w:rsidR="00000000" w:rsidRPr="00000000">
        <w:rPr>
          <w:rFonts w:ascii="Consolas" w:cs="Consolas" w:eastAsia="Consolas" w:hAnsi="Consolas"/>
          <w:b w:val="1"/>
          <w:bCs w:val="1"/>
          <w:color w:val="b8001f"/>
          <w:sz w:val="16"/>
          <w:szCs w:val="16"/>
          <w:rtl w:val="0"/>
        </w:rPr>
        <w:t xml:space="preserve">08 / 24</w:t>
      </w:r>
      <w:r w:rsidDel="00000000" w:rsidR="00000000" w:rsidRPr="00000000">
        <w:rPr>
          <w:rFonts w:ascii="Consolas" w:cs="Consolas" w:eastAsia="Consolas" w:hAnsi="Consolas"/>
          <w:color w:val="555555"/>
          <w:sz w:val="16"/>
          <w:szCs w:val="16"/>
          <w:rtl w:val="0"/>
        </w:rPr>
        <w:t xml:space="preserve">    WHERE WE SHOW UP</w:t>
      </w:r>
      <w:r w:rsidDel="00000000" w:rsidR="00000000" w:rsidRPr="00000000">
        <w:rPr>
          <w:rtl w:val="0"/>
        </w:rPr>
      </w:r>
    </w:p>
    <w:p w:rsidR="00000000" w:rsidDel="00000000" w:rsidP="00000000" w:rsidRDefault="00000000" w:rsidRPr="00000000" w14:paraId="00000131">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CHANNEL PYRAMID</w:t>
      </w:r>
      <w:r w:rsidDel="00000000" w:rsidR="00000000" w:rsidRPr="00000000">
        <w:rPr>
          <w:rtl w:val="0"/>
        </w:rPr>
      </w:r>
    </w:p>
    <w:p w:rsidR="00000000" w:rsidDel="00000000" w:rsidP="00000000" w:rsidRDefault="00000000" w:rsidRPr="00000000" w14:paraId="00000132">
      <w:pPr>
        <w:spacing w:after="140" w:line="300" w:lineRule="auto"/>
        <w:rPr/>
      </w:pPr>
      <w:r w:rsidDel="00000000" w:rsidR="00000000" w:rsidRPr="00000000">
        <w:rPr>
          <w:rtl w:val="0"/>
        </w:rPr>
        <w:t xml:space="preserve">We do not show up everywhere. We show up where Gen Z is, with the right voice for the surface, and we deliberately ignore the rest. Below is the priority order. Channels not on this list are not where we play in Year 1.</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2080"/>
        <w:gridCol w:w="2080"/>
        <w:gridCol w:w="2080"/>
        <w:tblGridChange w:id="0">
          <w:tblGrid>
            <w:gridCol w:w="1560"/>
            <w:gridCol w:w="1560"/>
            <w:gridCol w:w="2080"/>
            <w:gridCol w:w="2080"/>
            <w:gridCol w:w="2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rFonts w:ascii="Consolas" w:cs="Consolas" w:eastAsia="Consolas" w:hAnsi="Consolas"/>
                <w:b w:val="1"/>
                <w:bCs w:val="1"/>
                <w:smallCaps w:val="1"/>
                <w:color w:val="f5f1e8"/>
                <w:sz w:val="16"/>
                <w:szCs w:val="16"/>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rFonts w:ascii="Consolas" w:cs="Consolas" w:eastAsia="Consolas" w:hAnsi="Consolas"/>
                <w:b w:val="1"/>
                <w:bCs w:val="1"/>
                <w:smallCaps w:val="1"/>
                <w:color w:val="f5f1e8"/>
                <w:sz w:val="16"/>
                <w:szCs w:val="16"/>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rFonts w:ascii="Consolas" w:cs="Consolas" w:eastAsia="Consolas" w:hAnsi="Consolas"/>
                <w:b w:val="1"/>
                <w:bCs w:val="1"/>
                <w:smallCaps w:val="1"/>
                <w:color w:val="f5f1e8"/>
                <w:sz w:val="16"/>
                <w:szCs w:val="16"/>
                <w:rtl w:val="0"/>
              </w:rPr>
              <w:t xml:space="preserve">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rFonts w:ascii="Consolas" w:cs="Consolas" w:eastAsia="Consolas" w:hAnsi="Consolas"/>
                <w:b w:val="1"/>
                <w:bCs w:val="1"/>
                <w:smallCaps w:val="1"/>
                <w:color w:val="f5f1e8"/>
                <w:sz w:val="16"/>
                <w:szCs w:val="16"/>
                <w:rtl w:val="0"/>
              </w:rPr>
              <w:t xml:space="preserve">PRIMARY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37">
            <w:pPr>
              <w:rPr/>
            </w:pPr>
            <w:r w:rsidDel="00000000" w:rsidR="00000000" w:rsidRPr="00000000">
              <w:rPr>
                <w:rFonts w:ascii="Consolas" w:cs="Consolas" w:eastAsia="Consolas" w:hAnsi="Consolas"/>
                <w:b w:val="1"/>
                <w:bCs w:val="1"/>
                <w:smallCaps w:val="1"/>
                <w:color w:val="f5f1e8"/>
                <w:sz w:val="16"/>
                <w:szCs w:val="16"/>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38">
            <w:pPr>
              <w:rPr/>
            </w:pPr>
            <w:r w:rsidDel="00000000" w:rsidR="00000000" w:rsidRPr="00000000">
              <w:rPr>
                <w:b w:val="1"/>
                <w:bCs w:val="1"/>
                <w:color w:val="0a0a0a"/>
                <w:sz w:val="20"/>
                <w:szCs w:val="20"/>
                <w:rtl w:val="0"/>
              </w:rPr>
              <w:t xml:space="preserve">TikTok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color w:val="0a0a0a"/>
                <w:sz w:val="20"/>
                <w:szCs w:val="20"/>
                <w:rtl w:val="0"/>
              </w:rPr>
              <w:t xml:space="preserve">Acquisition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color w:val="0a0a0a"/>
                <w:sz w:val="20"/>
                <w:szCs w:val="20"/>
                <w:rtl w:val="0"/>
              </w:rPr>
              <w:t xml:space="preserve">5–7 posts/week. Mix of founder POV, brand-voice statements, UGC reshares.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color w:val="0a0a0a"/>
                <w:sz w:val="20"/>
                <w:szCs w:val="20"/>
                <w:rtl w:val="0"/>
              </w:rPr>
              <w:t xml:space="preserve">Save-rate (not view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3C">
            <w:pPr>
              <w:rPr/>
            </w:pPr>
            <w:r w:rsidDel="00000000" w:rsidR="00000000" w:rsidRPr="00000000">
              <w:rPr>
                <w:color w:val="0a0a0a"/>
                <w:sz w:val="20"/>
                <w:szCs w:val="20"/>
                <w:rtl w:val="0"/>
              </w:rPr>
              <w:t xml:space="preserve">In-house content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3D">
            <w:pPr>
              <w:rPr/>
            </w:pPr>
            <w:r w:rsidDel="00000000" w:rsidR="00000000" w:rsidRPr="00000000">
              <w:rPr>
                <w:b w:val="1"/>
                <w:bCs w:val="1"/>
                <w:color w:val="0a0a0a"/>
                <w:sz w:val="20"/>
                <w:szCs w:val="20"/>
                <w:rtl w:val="0"/>
              </w:rPr>
              <w:t xml:space="preserve">Instagram Reels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3E">
            <w:pPr>
              <w:rPr/>
            </w:pPr>
            <w:r w:rsidDel="00000000" w:rsidR="00000000" w:rsidRPr="00000000">
              <w:rPr>
                <w:color w:val="0a0a0a"/>
                <w:sz w:val="20"/>
                <w:szCs w:val="20"/>
                <w:rtl w:val="0"/>
              </w:rPr>
              <w:t xml:space="preserve">Acquisition + brand 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3F">
            <w:pPr>
              <w:rPr/>
            </w:pPr>
            <w:r w:rsidDel="00000000" w:rsidR="00000000" w:rsidRPr="00000000">
              <w:rPr>
                <w:color w:val="0a0a0a"/>
                <w:sz w:val="20"/>
                <w:szCs w:val="20"/>
                <w:rtl w:val="0"/>
              </w:rPr>
              <w:t xml:space="preserve">4–5 posts/week. Reels (re-cut from TikTok), grid posts (manifesto graphics), Stories (community-first).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0">
            <w:pPr>
              <w:rPr/>
            </w:pPr>
            <w:r w:rsidDel="00000000" w:rsidR="00000000" w:rsidRPr="00000000">
              <w:rPr>
                <w:color w:val="0a0a0a"/>
                <w:sz w:val="20"/>
                <w:szCs w:val="20"/>
                <w:rtl w:val="0"/>
              </w:rPr>
              <w:t xml:space="preserve">Saves + shares to DMs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1">
            <w:pPr>
              <w:rPr/>
            </w:pPr>
            <w:r w:rsidDel="00000000" w:rsidR="00000000" w:rsidRPr="00000000">
              <w:rPr>
                <w:color w:val="0a0a0a"/>
                <w:sz w:val="20"/>
                <w:szCs w:val="20"/>
                <w:rtl w:val="0"/>
              </w:rPr>
              <w:t xml:space="preserve">In-house content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42">
            <w:pPr>
              <w:rPr/>
            </w:pPr>
            <w:r w:rsidDel="00000000" w:rsidR="00000000" w:rsidRPr="00000000">
              <w:rPr>
                <w:b w:val="1"/>
                <w:bCs w:val="1"/>
                <w:color w:val="0a0a0a"/>
                <w:sz w:val="20"/>
                <w:szCs w:val="20"/>
                <w:rtl w:val="0"/>
              </w:rPr>
              <w:t xml:space="preserve">Twitter / 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3">
            <w:pPr>
              <w:rPr/>
            </w:pPr>
            <w:r w:rsidDel="00000000" w:rsidR="00000000" w:rsidRPr="00000000">
              <w:rPr>
                <w:color w:val="0a0a0a"/>
                <w:sz w:val="20"/>
                <w:szCs w:val="20"/>
                <w:rtl w:val="0"/>
              </w:rPr>
              <w:t xml:space="preserve">Manifesto channel · brand-voice gym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4">
            <w:pPr>
              <w:rPr/>
            </w:pPr>
            <w:r w:rsidDel="00000000" w:rsidR="00000000" w:rsidRPr="00000000">
              <w:rPr>
                <w:color w:val="0a0a0a"/>
                <w:sz w:val="20"/>
                <w:szCs w:val="20"/>
                <w:rtl w:val="0"/>
              </w:rPr>
              <w:t xml:space="preserve">Founder: 3–5 posts/day. Brand: 1/day.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5">
            <w:pPr>
              <w:rPr/>
            </w:pPr>
            <w:r w:rsidDel="00000000" w:rsidR="00000000" w:rsidRPr="00000000">
              <w:rPr>
                <w:color w:val="0a0a0a"/>
                <w:sz w:val="20"/>
                <w:szCs w:val="20"/>
                <w:rtl w:val="0"/>
              </w:rPr>
              <w:t xml:space="preserve">Quote-tweet ratio + screenshot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6">
            <w:pPr>
              <w:rPr/>
            </w:pPr>
            <w:r w:rsidDel="00000000" w:rsidR="00000000" w:rsidRPr="00000000">
              <w:rPr>
                <w:color w:val="0a0a0a"/>
                <w:sz w:val="20"/>
                <w:szCs w:val="20"/>
                <w:rtl w:val="0"/>
              </w:rPr>
              <w:t xml:space="preserve">Founder (personally)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47">
            <w:pPr>
              <w:rPr/>
            </w:pPr>
            <w:r w:rsidDel="00000000" w:rsidR="00000000" w:rsidRPr="00000000">
              <w:rPr>
                <w:b w:val="1"/>
                <w:bCs w:val="1"/>
                <w:color w:val="0a0a0a"/>
                <w:sz w:val="20"/>
                <w:szCs w:val="20"/>
                <w:rtl w:val="0"/>
              </w:rPr>
              <w:t xml:space="preserve">YouTube (long-form)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8">
            <w:pPr>
              <w:rPr/>
            </w:pPr>
            <w:r w:rsidDel="00000000" w:rsidR="00000000" w:rsidRPr="00000000">
              <w:rPr>
                <w:color w:val="0a0a0a"/>
                <w:sz w:val="20"/>
                <w:szCs w:val="20"/>
                <w:rtl w:val="0"/>
              </w:rPr>
              <w:t xml:space="preserve">Authority + SEO + creator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color w:val="0a0a0a"/>
                <w:sz w:val="20"/>
                <w:szCs w:val="20"/>
                <w:rtl w:val="0"/>
              </w:rPr>
              <w:t xml:space="preserve">1 long-form/month. Plus appearances on creator 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color w:val="0a0a0a"/>
                <w:sz w:val="20"/>
                <w:szCs w:val="20"/>
                <w:rtl w:val="0"/>
              </w:rPr>
              <w:t xml:space="preserve">Watch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B">
            <w:pPr>
              <w:rPr/>
            </w:pPr>
            <w:r w:rsidDel="00000000" w:rsidR="00000000" w:rsidRPr="00000000">
              <w:rPr>
                <w:color w:val="0a0a0a"/>
                <w:sz w:val="20"/>
                <w:szCs w:val="20"/>
                <w:rtl w:val="0"/>
              </w:rPr>
              <w:t xml:space="preserve">Outsourced editor + brand-lead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b w:val="1"/>
                <w:bCs w:val="1"/>
                <w:color w:val="0a0a0a"/>
                <w:sz w:val="20"/>
                <w:szCs w:val="20"/>
                <w:rtl w:val="0"/>
              </w:rPr>
              <w:t xml:space="preserve">YouTube Shorts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D">
            <w:pPr>
              <w:rPr/>
            </w:pPr>
            <w:r w:rsidDel="00000000" w:rsidR="00000000" w:rsidRPr="00000000">
              <w:rPr>
                <w:color w:val="0a0a0a"/>
                <w:sz w:val="20"/>
                <w:szCs w:val="20"/>
                <w:rtl w:val="0"/>
              </w:rPr>
              <w:t xml:space="preserve">Re-distribution of TikTok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E">
            <w:pPr>
              <w:rPr/>
            </w:pPr>
            <w:r w:rsidDel="00000000" w:rsidR="00000000" w:rsidRPr="00000000">
              <w:rPr>
                <w:color w:val="0a0a0a"/>
                <w:sz w:val="20"/>
                <w:szCs w:val="20"/>
                <w:rtl w:val="0"/>
              </w:rPr>
              <w:t xml:space="preserve">3–5 / week (recycled).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color w:val="0a0a0a"/>
                <w:sz w:val="20"/>
                <w:szCs w:val="20"/>
                <w:rtl w:val="0"/>
              </w:rPr>
              <w:t xml:space="preserve">Subs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color w:val="0a0a0a"/>
                <w:sz w:val="20"/>
                <w:szCs w:val="20"/>
                <w:rtl w:val="0"/>
              </w:rPr>
              <w:t xml:space="preserve">Content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b w:val="1"/>
                <w:bCs w:val="1"/>
                <w:color w:val="0a0a0a"/>
                <w:sz w:val="20"/>
                <w:szCs w:val="20"/>
                <w:rtl w:val="0"/>
              </w:rPr>
              <w:t xml:space="preserve">Reddit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color w:val="0a0a0a"/>
                <w:sz w:val="20"/>
                <w:szCs w:val="20"/>
                <w:rtl w:val="0"/>
              </w:rPr>
              <w:t xml:space="preserve">Listening + organic seeding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color w:val="0a0a0a"/>
                <w:sz w:val="20"/>
                <w:szCs w:val="20"/>
                <w:rtl w:val="0"/>
              </w:rPr>
              <w:t xml:space="preserve">Daily monitoring of r/loseit, r/macros, r/EDAnonymous, r/Fitness, r/xxfitness. Comment carefully, never AstroTurf.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color w:val="0a0a0a"/>
                <w:sz w:val="20"/>
                <w:szCs w:val="20"/>
                <w:rtl w:val="0"/>
              </w:rPr>
              <w:t xml:space="preserve">Organic mention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5">
            <w:pPr>
              <w:rPr/>
            </w:pPr>
            <w:r w:rsidDel="00000000" w:rsidR="00000000" w:rsidRPr="00000000">
              <w:rPr>
                <w:color w:val="0a0a0a"/>
                <w:sz w:val="20"/>
                <w:szCs w:val="20"/>
                <w:rtl w:val="0"/>
              </w:rPr>
              <w:t xml:space="preserve">Community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b w:val="1"/>
                <w:bCs w:val="1"/>
                <w:color w:val="0a0a0a"/>
                <w:sz w:val="20"/>
                <w:szCs w:val="20"/>
                <w:rtl w:val="0"/>
              </w:rPr>
              <w:t xml:space="preserve">Discord (our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color w:val="0a0a0a"/>
                <w:sz w:val="20"/>
                <w:szCs w:val="20"/>
                <w:rtl w:val="0"/>
              </w:rPr>
              <w:t xml:space="preserve">The cult · community deepening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8">
            <w:pPr>
              <w:rPr/>
            </w:pPr>
            <w:r w:rsidDel="00000000" w:rsidR="00000000" w:rsidRPr="00000000">
              <w:rPr>
                <w:color w:val="0a0a0a"/>
                <w:sz w:val="20"/>
                <w:szCs w:val="20"/>
                <w:rtl w:val="0"/>
              </w:rPr>
              <w:t xml:space="preserve">Daily presence. Founder appears in chat 2x/week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9">
            <w:pPr>
              <w:rPr/>
            </w:pPr>
            <w:r w:rsidDel="00000000" w:rsidR="00000000" w:rsidRPr="00000000">
              <w:rPr>
                <w:color w:val="0a0a0a"/>
                <w:sz w:val="20"/>
                <w:szCs w:val="20"/>
                <w:rtl w:val="0"/>
              </w:rPr>
              <w:t xml:space="preserve">Daily active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A">
            <w:pPr>
              <w:rPr/>
            </w:pPr>
            <w:r w:rsidDel="00000000" w:rsidR="00000000" w:rsidRPr="00000000">
              <w:rPr>
                <w:color w:val="0a0a0a"/>
                <w:sz w:val="20"/>
                <w:szCs w:val="20"/>
                <w:rtl w:val="0"/>
              </w:rPr>
              <w:t xml:space="preserve">Community lead + founder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b w:val="1"/>
                <w:bCs w:val="1"/>
                <w:color w:val="0a0a0a"/>
                <w:sz w:val="20"/>
                <w:szCs w:val="20"/>
                <w:rtl w:val="0"/>
              </w:rPr>
              <w:t xml:space="preserve">Substack / newsletter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C">
            <w:pPr>
              <w:rPr/>
            </w:pPr>
            <w:r w:rsidDel="00000000" w:rsidR="00000000" w:rsidRPr="00000000">
              <w:rPr>
                <w:color w:val="0a0a0a"/>
                <w:sz w:val="20"/>
                <w:szCs w:val="20"/>
                <w:rtl w:val="0"/>
              </w:rPr>
              <w:t xml:space="preserve">Long-form brand voice for the most loyal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D">
            <w:pPr>
              <w:rPr/>
            </w:pPr>
            <w:r w:rsidDel="00000000" w:rsidR="00000000" w:rsidRPr="00000000">
              <w:rPr>
                <w:color w:val="0a0a0a"/>
                <w:sz w:val="20"/>
                <w:szCs w:val="20"/>
                <w:rtl w:val="0"/>
              </w:rPr>
              <w:t xml:space="preserve">1 newsletter/week, ~600–1000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E">
            <w:pPr>
              <w:rPr/>
            </w:pPr>
            <w:r w:rsidDel="00000000" w:rsidR="00000000" w:rsidRPr="00000000">
              <w:rPr>
                <w:color w:val="0a0a0a"/>
                <w:sz w:val="20"/>
                <w:szCs w:val="20"/>
                <w:rtl w:val="0"/>
              </w:rPr>
              <w:t xml:space="preserve">Open rate + reply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F">
            <w:pPr>
              <w:rPr/>
            </w:pPr>
            <w:r w:rsidDel="00000000" w:rsidR="00000000" w:rsidRPr="00000000">
              <w:rPr>
                <w:color w:val="0a0a0a"/>
                <w:sz w:val="20"/>
                <w:szCs w:val="20"/>
                <w:rtl w:val="0"/>
              </w:rPr>
              <w:t xml:space="preserve">Founders</w:t>
            </w:r>
            <w:r w:rsidDel="00000000" w:rsidR="00000000" w:rsidRPr="00000000">
              <w:rPr>
                <w:rtl w:val="0"/>
              </w:rPr>
            </w:r>
          </w:p>
        </w:tc>
      </w:tr>
    </w:tbl>
    <w:p w:rsidR="00000000" w:rsidDel="00000000" w:rsidP="00000000" w:rsidRDefault="00000000" w:rsidRPr="00000000" w14:paraId="00000160">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CHANNELS WE EXPLICITLY ARE NOT ON IN YEAR 1</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LinkedIn brand account. We do not post brand content there. The founder may, occasionally, when there's investor or hiring signal we want to send. The brand stays off.</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Facebook. There is no Year-1 reason to be there.</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Pinterest. Could be a wedge for the recipe-adjacent audience, but it's a Year-2 conversation, not a Year-1 one.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Threads. Watch quietly. Don't invest.</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Snapchat ads. Wrong demo for our voice — Snap leans younger than our 18+ target.</w:t>
      </w:r>
    </w:p>
    <w:p w:rsidR="00000000" w:rsidDel="00000000" w:rsidP="00000000" w:rsidRDefault="00000000" w:rsidRPr="00000000" w14:paraId="00000166">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TIKTOK STRATEGY IN DETAIL</w:t>
      </w:r>
      <w:r w:rsidDel="00000000" w:rsidR="00000000" w:rsidRPr="00000000">
        <w:rPr>
          <w:rtl w:val="0"/>
        </w:rPr>
      </w:r>
    </w:p>
    <w:p w:rsidR="00000000" w:rsidDel="00000000" w:rsidP="00000000" w:rsidRDefault="00000000" w:rsidRPr="00000000" w14:paraId="00000167">
      <w:pPr>
        <w:spacing w:after="140" w:line="300" w:lineRule="auto"/>
        <w:rPr/>
      </w:pPr>
      <w:r w:rsidDel="00000000" w:rsidR="00000000" w:rsidRPr="00000000">
        <w:rPr>
          <w:rtl w:val="0"/>
        </w:rPr>
        <w:t xml:space="preserve">TikTok is the engine. Most of the volume, most of the discovery, most of the creator value, most of the future churn. The format rules: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Brand-voice and typography-led video is 40% of our output. Manifesto graphics, audio-led pieces with voiceover, on-screen text over b-roll, no face required. The brand looks like the brand without depending on any single person's posting cadence.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Creator content (reshared with permission, co-published with creator partners) is 25%. This is bigger than in a typical brand playbook because our distribution moat is the creator network. The roster (Section 10) does the work that founder face-content does in face-led brands.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UGC reshares (with explicit permission and credit) are 15%. The cheapest content we'll ever produce, with the highest trust signal.</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Brand-lead co-founder light Stories at meaningful moments are 10%. Launch day, Hunger House, response to press, clarifying takes. Periodic, not daily. The other co-founders are not on camera.</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Educational content (the AI coach answers a real question, the dietitian advisor explains a real concept) is 7%. Trust-building. SEO-equivalent.</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Reactions/responses (we engage with cultural moments in the fitness category) are 3%. Reactive, fast, high-risk-high-reward.</w:t>
      </w:r>
    </w:p>
    <w:p w:rsidR="00000000" w:rsidDel="00000000" w:rsidP="00000000" w:rsidRDefault="00000000" w:rsidRPr="00000000" w14:paraId="0000016E">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TikTok could throttle us or de-prioritize "Hunger" as a keyword. We do not control the algorithm. Our defense against this is to be loud enough on Twitter/X and email that even if TikTok cuts our reach in half, we still have a brand. Single-channel brands die. We are deliberately not one.</w:t>
      </w:r>
      <w:r w:rsidDel="00000000" w:rsidR="00000000" w:rsidRPr="00000000">
        <w:rPr>
          <w:rtl w:val="0"/>
        </w:rPr>
      </w:r>
    </w:p>
    <w:p w:rsidR="00000000" w:rsidDel="00000000" w:rsidP="00000000" w:rsidRDefault="00000000" w:rsidRPr="00000000" w14:paraId="0000016F">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09. CONTENT</w:t>
      </w:r>
      <w:r w:rsidDel="00000000" w:rsidR="00000000" w:rsidRPr="00000000">
        <w:rPr>
          <w:rtl w:val="0"/>
        </w:rPr>
      </w:r>
    </w:p>
    <w:p w:rsidR="00000000" w:rsidDel="00000000" w:rsidP="00000000" w:rsidRDefault="00000000" w:rsidRPr="00000000" w14:paraId="00000170">
      <w:pPr>
        <w:spacing w:after="360" w:lineRule="auto"/>
        <w:rPr/>
      </w:pPr>
      <w:r w:rsidDel="00000000" w:rsidR="00000000" w:rsidRPr="00000000">
        <w:rPr>
          <w:rFonts w:ascii="Consolas" w:cs="Consolas" w:eastAsia="Consolas" w:hAnsi="Consolas"/>
          <w:b w:val="1"/>
          <w:bCs w:val="1"/>
          <w:color w:val="b8001f"/>
          <w:sz w:val="16"/>
          <w:szCs w:val="16"/>
          <w:rtl w:val="0"/>
        </w:rPr>
        <w:t xml:space="preserve">09 / 24</w:t>
      </w:r>
      <w:r w:rsidDel="00000000" w:rsidR="00000000" w:rsidRPr="00000000">
        <w:rPr>
          <w:rFonts w:ascii="Consolas" w:cs="Consolas" w:eastAsia="Consolas" w:hAnsi="Consolas"/>
          <w:color w:val="555555"/>
          <w:sz w:val="16"/>
          <w:szCs w:val="16"/>
          <w:rtl w:val="0"/>
        </w:rPr>
        <w:t xml:space="preserve">    THE CONTENT ENGINE</w:t>
      </w:r>
      <w:r w:rsidDel="00000000" w:rsidR="00000000" w:rsidRPr="00000000">
        <w:rPr>
          <w:rtl w:val="0"/>
        </w:rPr>
      </w:r>
    </w:p>
    <w:p w:rsidR="00000000" w:rsidDel="00000000" w:rsidP="00000000" w:rsidRDefault="00000000" w:rsidRPr="00000000" w14:paraId="00000171">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FIVE CONTENT PILLARS</w:t>
      </w:r>
      <w:r w:rsidDel="00000000" w:rsidR="00000000" w:rsidRPr="00000000">
        <w:rPr>
          <w:rtl w:val="0"/>
        </w:rPr>
      </w:r>
    </w:p>
    <w:p w:rsidR="00000000" w:rsidDel="00000000" w:rsidP="00000000" w:rsidRDefault="00000000" w:rsidRPr="00000000" w14:paraId="00000172">
      <w:pPr>
        <w:spacing w:after="140" w:line="300" w:lineRule="auto"/>
        <w:rPr/>
      </w:pPr>
      <w:r w:rsidDel="00000000" w:rsidR="00000000" w:rsidRPr="00000000">
        <w:rPr>
          <w:rtl w:val="0"/>
        </w:rPr>
        <w:t xml:space="preserve">Every piece of content we make in Year 1 belongs to one of these five pillars. If it doesn't, we don't make it. Pillars are how we keep voice consistent at volume. The mix is deliberately tilted away from founder-face content (see Section 24) and toward typography-led brand voice + creator-driven distribution. This is a voice-led brand, not a face-led brand.</w:t>
      </w:r>
    </w:p>
    <w:p w:rsidR="00000000" w:rsidDel="00000000" w:rsidP="00000000" w:rsidRDefault="00000000" w:rsidRPr="00000000" w14:paraId="00000173">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Pillar 1 — Manifesto / brand voice (35%)</w:t>
      </w:r>
      <w:r w:rsidDel="00000000" w:rsidR="00000000" w:rsidRPr="00000000">
        <w:rPr>
          <w:rtl w:val="0"/>
        </w:rPr>
      </w:r>
    </w:p>
    <w:p w:rsidR="00000000" w:rsidDel="00000000" w:rsidP="00000000" w:rsidRDefault="00000000" w:rsidRPr="00000000" w14:paraId="00000174">
      <w:pPr>
        <w:spacing w:after="140" w:line="300" w:lineRule="auto"/>
        <w:rPr/>
      </w:pPr>
      <w:r w:rsidDel="00000000" w:rsidR="00000000" w:rsidRPr="00000000">
        <w:rPr>
          <w:rtl w:val="0"/>
        </w:rPr>
        <w:t xml:space="preserve">The declarative brand content. Typography-driven video, audio-led pieces with voiceover and no face, manifesto graphics, written long-form. Statements about the diet industry, about hunger, about food, about training. Short. Sharp. Designed to be screenshot-shared. The voice of the brand at its loudest, without requiring a face. Examples: "Stay hungry." "Eat the sandwich." "Your appetite was the only honest one in the room." The brand looks like the brand whether or not anyone is on camera.</w:t>
      </w:r>
    </w:p>
    <w:p w:rsidR="00000000" w:rsidDel="00000000" w:rsidP="00000000" w:rsidRDefault="00000000" w:rsidRPr="00000000" w14:paraId="00000175">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Pillar 2 — Creator content (25%)</w:t>
      </w:r>
      <w:r w:rsidDel="00000000" w:rsidR="00000000" w:rsidRPr="00000000">
        <w:rPr>
          <w:rtl w:val="0"/>
        </w:rPr>
      </w:r>
    </w:p>
    <w:p w:rsidR="00000000" w:rsidDel="00000000" w:rsidP="00000000" w:rsidRDefault="00000000" w:rsidRPr="00000000" w14:paraId="00000176">
      <w:pPr>
        <w:spacing w:after="140" w:line="300" w:lineRule="auto"/>
        <w:rPr/>
      </w:pPr>
      <w:r w:rsidDel="00000000" w:rsidR="00000000" w:rsidRPr="00000000">
        <w:rPr>
          <w:rtl w:val="0"/>
        </w:rPr>
        <w:t xml:space="preserve">Content produced by our creator roster (Section 10), reshared or co-published on brand channels. The reason this pillar is bigger than it would be in a founder-led brand: our distribution moat is the creator network, not founder face-time. Strength athletes, anti-diet RDs, recovery-aware creators, and fitness comedians do the work that a founder Instagram presence would otherwise do. We pay for it (Section 20), and we treat the relationship like a partnership.</w:t>
      </w:r>
    </w:p>
    <w:p w:rsidR="00000000" w:rsidDel="00000000" w:rsidP="00000000" w:rsidRDefault="00000000" w:rsidRPr="00000000" w14:paraId="00000177">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Pillar 3 — The product, made interesting (15%)</w:t>
      </w:r>
      <w:r w:rsidDel="00000000" w:rsidR="00000000" w:rsidRPr="00000000">
        <w:rPr>
          <w:rtl w:val="0"/>
        </w:rPr>
      </w:r>
    </w:p>
    <w:p w:rsidR="00000000" w:rsidDel="00000000" w:rsidP="00000000" w:rsidRDefault="00000000" w:rsidRPr="00000000" w14:paraId="00000178">
      <w:pPr>
        <w:spacing w:after="140" w:line="300" w:lineRule="auto"/>
        <w:rPr/>
      </w:pPr>
      <w:r w:rsidDel="00000000" w:rsidR="00000000" w:rsidRPr="00000000">
        <w:rPr>
          <w:rtl w:val="0"/>
        </w:rPr>
        <w:t xml:space="preserve">The AI coach saying something a competitor's coach wouldn't say. A screenshot of an in-app moment that has voice. The product demo, but with personality. Examples: A screen recording of the coach telling a user "eat the sandwich." A push notification that's so on-brand someone screenshots it to a group chat. No face required — the product is the character.</w:t>
      </w:r>
    </w:p>
    <w:p w:rsidR="00000000" w:rsidDel="00000000" w:rsidP="00000000" w:rsidRDefault="00000000" w:rsidRPr="00000000" w14:paraId="00000179">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Pillar 4 — Community (15%)</w:t>
      </w:r>
      <w:r w:rsidDel="00000000" w:rsidR="00000000" w:rsidRPr="00000000">
        <w:rPr>
          <w:rtl w:val="0"/>
        </w:rPr>
      </w:r>
    </w:p>
    <w:p w:rsidR="00000000" w:rsidDel="00000000" w:rsidP="00000000" w:rsidRDefault="00000000" w:rsidRPr="00000000" w14:paraId="0000017A">
      <w:pPr>
        <w:spacing w:after="140" w:line="300" w:lineRule="auto"/>
        <w:rPr/>
      </w:pPr>
      <w:r w:rsidDel="00000000" w:rsidR="00000000" w:rsidRPr="00000000">
        <w:rPr>
          <w:rtl w:val="0"/>
        </w:rPr>
        <w:t xml:space="preserve">User stories, with permission. Discord highlights. IRL moments. Photos of merch in the wild. The cult as content. The pillar that signals: this brand has actual people in it, and they're cooler than you. In a voice-led brand, the community surface is what humanizes the brand — not the founder's face.</w:t>
      </w:r>
    </w:p>
    <w:p w:rsidR="00000000" w:rsidDel="00000000" w:rsidP="00000000" w:rsidRDefault="00000000" w:rsidRPr="00000000" w14:paraId="0000017B">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Pillar 5 — Founder light stories + education (10%)</w:t>
      </w:r>
      <w:r w:rsidDel="00000000" w:rsidR="00000000" w:rsidRPr="00000000">
        <w:rPr>
          <w:rtl w:val="0"/>
        </w:rPr>
      </w:r>
    </w:p>
    <w:p w:rsidR="00000000" w:rsidDel="00000000" w:rsidP="00000000" w:rsidRDefault="00000000" w:rsidRPr="00000000" w14:paraId="0000017C">
      <w:pPr>
        <w:spacing w:after="140" w:line="300" w:lineRule="auto"/>
        <w:rPr/>
      </w:pPr>
      <w:r w:rsidDel="00000000" w:rsidR="00000000" w:rsidRPr="00000000">
        <w:rPr>
          <w:rtl w:val="0"/>
        </w:rPr>
        <w:t xml:space="preserve">The brand-lead co-founder appears in short Stories and occasional posts at meaningful moments — launch day, Hunger House, response to a piece of press, a clarifying take on a controversial fitness topic. Periodic, not daily. The other co-founders are not on camera. The educational sub-component: the advisor RD explaining something nutritionally, the therapist on the advisory board talking about why "cheat day" is a harmful frame. The pillar that earns trust and shows the brand has humans behind it — without making the brand dependent on any one founder's posting cadence.</w:t>
      </w:r>
    </w:p>
    <w:p w:rsidR="00000000" w:rsidDel="00000000" w:rsidP="00000000" w:rsidRDefault="00000000" w:rsidRPr="00000000" w14:paraId="0000017D">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Trade-off being made explicit: a face-led brand can break out faster on TikTok because algorithms reward consistent founder-persona content. A voice-led brand grows slower at first, but is more defensible long-term because the brand isn't dependent on one person's posting habits or willingness to be on camera. We are choosing the more durable path. The cost is velocity in Months 1–6. The payoff is institutional brand strength by Month 18.</w:t>
      </w:r>
      <w:r w:rsidDel="00000000" w:rsidR="00000000" w:rsidRPr="00000000">
        <w:rPr>
          <w:rtl w:val="0"/>
        </w:rPr>
      </w:r>
    </w:p>
    <w:p w:rsidR="00000000" w:rsidDel="00000000" w:rsidP="00000000" w:rsidRDefault="00000000" w:rsidRPr="00000000" w14:paraId="0000017E">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WEEKLY CADENCE TEMPLATE</w:t>
      </w:r>
      <w:r w:rsidDel="00000000" w:rsidR="00000000" w:rsidRPr="00000000">
        <w:rPr>
          <w:rtl w:val="0"/>
        </w:rPr>
      </w:r>
    </w:p>
    <w:p w:rsidR="00000000" w:rsidDel="00000000" w:rsidP="00000000" w:rsidRDefault="00000000" w:rsidRPr="00000000" w14:paraId="0000017F">
      <w:pPr>
        <w:spacing w:after="140" w:line="300" w:lineRule="auto"/>
        <w:rPr/>
      </w:pPr>
      <w:r w:rsidDel="00000000" w:rsidR="00000000" w:rsidRPr="00000000">
        <w:rPr>
          <w:rtl w:val="0"/>
        </w:rPr>
        <w:t xml:space="preserve">A typical week, when we're at steady state (~Month 3 onward):</w:t>
      </w:r>
    </w:p>
    <w:tbl>
      <w:tblPr>
        <w:tblStyle w:val="Table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872"/>
        <w:gridCol w:w="1872"/>
        <w:gridCol w:w="1872"/>
        <w:gridCol w:w="2184"/>
        <w:tblGridChange w:id="0">
          <w:tblGrid>
            <w:gridCol w:w="1560"/>
            <w:gridCol w:w="1872"/>
            <w:gridCol w:w="1872"/>
            <w:gridCol w:w="1872"/>
            <w:gridCol w:w="218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80">
            <w:pPr>
              <w:rPr/>
            </w:pPr>
            <w:r w:rsidDel="00000000" w:rsidR="00000000" w:rsidRPr="00000000">
              <w:rPr>
                <w:rFonts w:ascii="Consolas" w:cs="Consolas" w:eastAsia="Consolas" w:hAnsi="Consolas"/>
                <w:b w:val="1"/>
                <w:bCs w:val="1"/>
                <w:smallCaps w:val="1"/>
                <w:color w:val="f5f1e8"/>
                <w:sz w:val="16"/>
                <w:szCs w:val="16"/>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81">
            <w:pPr>
              <w:rPr/>
            </w:pPr>
            <w:r w:rsidDel="00000000" w:rsidR="00000000" w:rsidRPr="00000000">
              <w:rPr>
                <w:rFonts w:ascii="Consolas" w:cs="Consolas" w:eastAsia="Consolas" w:hAnsi="Consolas"/>
                <w:b w:val="1"/>
                <w:bCs w:val="1"/>
                <w:smallCaps w:val="1"/>
                <w:color w:val="f5f1e8"/>
                <w:sz w:val="16"/>
                <w:szCs w:val="16"/>
                <w:rtl w:val="0"/>
              </w:rPr>
              <w:t xml:space="preserve">TIKTOK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82">
            <w:pPr>
              <w:rPr/>
            </w:pPr>
            <w:r w:rsidDel="00000000" w:rsidR="00000000" w:rsidRPr="00000000">
              <w:rPr>
                <w:rFonts w:ascii="Consolas" w:cs="Consolas" w:eastAsia="Consolas" w:hAnsi="Consolas"/>
                <w:b w:val="1"/>
                <w:bCs w:val="1"/>
                <w:smallCaps w:val="1"/>
                <w:color w:val="f5f1e8"/>
                <w:sz w:val="16"/>
                <w:szCs w:val="16"/>
                <w:rtl w:val="0"/>
              </w:rPr>
              <w:t xml:space="preserve">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83">
            <w:pPr>
              <w:rPr/>
            </w:pPr>
            <w:r w:rsidDel="00000000" w:rsidR="00000000" w:rsidRPr="00000000">
              <w:rPr>
                <w:rFonts w:ascii="Consolas" w:cs="Consolas" w:eastAsia="Consolas" w:hAnsi="Consolas"/>
                <w:b w:val="1"/>
                <w:bCs w:val="1"/>
                <w:smallCaps w:val="1"/>
                <w:color w:val="f5f1e8"/>
                <w:sz w:val="16"/>
                <w:szCs w:val="16"/>
                <w:rtl w:val="0"/>
              </w:rPr>
              <w:t xml:space="preserve">TWITTER/X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rFonts w:ascii="Consolas" w:cs="Consolas" w:eastAsia="Consolas" w:hAnsi="Consolas"/>
                <w:b w:val="1"/>
                <w:bCs w:val="1"/>
                <w:smallCaps w:val="1"/>
                <w:color w:val="f5f1e8"/>
                <w:sz w:val="16"/>
                <w:szCs w:val="16"/>
                <w:rtl w:val="0"/>
              </w:rPr>
              <w:t xml:space="preserve">NEWSLETTER / LONG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b w:val="1"/>
                <w:bCs w:val="1"/>
                <w:color w:val="0a0a0a"/>
                <w:sz w:val="20"/>
                <w:szCs w:val="20"/>
                <w:rtl w:val="0"/>
              </w:rPr>
              <w:t xml:space="preserve">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6">
            <w:pPr>
              <w:rPr/>
            </w:pPr>
            <w:r w:rsidDel="00000000" w:rsidR="00000000" w:rsidRPr="00000000">
              <w:rPr>
                <w:color w:val="0a0a0a"/>
                <w:sz w:val="20"/>
                <w:szCs w:val="20"/>
                <w:rtl w:val="0"/>
              </w:rPr>
              <w:t xml:space="preserve">Founder POV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color w:val="0a0a0a"/>
                <w:sz w:val="20"/>
                <w:szCs w:val="20"/>
                <w:rtl w:val="0"/>
              </w:rPr>
              <w:t xml:space="preserve">Reel re-cut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8">
            <w:pPr>
              <w:rPr/>
            </w:pPr>
            <w:r w:rsidDel="00000000" w:rsidR="00000000" w:rsidRPr="00000000">
              <w:rPr>
                <w:color w:val="0a0a0a"/>
                <w:sz w:val="20"/>
                <w:szCs w:val="20"/>
                <w:rtl w:val="0"/>
              </w:rPr>
              <w:t xml:space="preserve">Founder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color w:val="0a0a0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8A">
            <w:pPr>
              <w:rPr/>
            </w:pPr>
            <w:r w:rsidDel="00000000" w:rsidR="00000000" w:rsidRPr="00000000">
              <w:rPr>
                <w:b w:val="1"/>
                <w:bCs w:val="1"/>
                <w:color w:val="0a0a0a"/>
                <w:sz w:val="20"/>
                <w:szCs w:val="20"/>
                <w:rtl w:val="0"/>
              </w:rPr>
              <w:t xml:space="preserve">Tue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color w:val="0a0a0a"/>
                <w:sz w:val="20"/>
                <w:szCs w:val="20"/>
                <w:rtl w:val="0"/>
              </w:rPr>
              <w:t xml:space="preserve">Manifesto 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color w:val="0a0a0a"/>
                <w:sz w:val="20"/>
                <w:szCs w:val="20"/>
                <w:rtl w:val="0"/>
              </w:rPr>
              <w:t xml:space="preserve">Manifesto 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color w:val="0a0a0a"/>
                <w:sz w:val="20"/>
                <w:szCs w:val="20"/>
                <w:rtl w:val="0"/>
              </w:rPr>
              <w:t xml:space="preserve">Manifesto post + replies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color w:val="0a0a0a"/>
                <w:sz w:val="20"/>
                <w:szCs w:val="20"/>
                <w:rtl w:val="0"/>
              </w:rPr>
              <w:t xml:space="preserve">Newsletter sends 9am 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8F">
            <w:pPr>
              <w:rPr/>
            </w:pPr>
            <w:r w:rsidDel="00000000" w:rsidR="00000000" w:rsidRPr="00000000">
              <w:rPr>
                <w:b w:val="1"/>
                <w:bCs w:val="1"/>
                <w:color w:val="0a0a0a"/>
                <w:sz w:val="20"/>
                <w:szCs w:val="20"/>
                <w:rtl w:val="0"/>
              </w:rPr>
              <w:t xml:space="preserv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0">
            <w:pPr>
              <w:rPr/>
            </w:pPr>
            <w:r w:rsidDel="00000000" w:rsidR="00000000" w:rsidRPr="00000000">
              <w:rPr>
                <w:color w:val="0a0a0a"/>
                <w:sz w:val="20"/>
                <w:szCs w:val="20"/>
                <w:rtl w:val="0"/>
              </w:rPr>
              <w:t xml:space="preserve">Product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1">
            <w:pPr>
              <w:rPr/>
            </w:pPr>
            <w:r w:rsidDel="00000000" w:rsidR="00000000" w:rsidRPr="00000000">
              <w:rPr>
                <w:color w:val="0a0a0a"/>
                <w:sz w:val="20"/>
                <w:szCs w:val="20"/>
                <w:rtl w:val="0"/>
              </w:rPr>
              <w:t xml:space="preserve">Story takeover (advisor)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2">
            <w:pPr>
              <w:rPr/>
            </w:pPr>
            <w:r w:rsidDel="00000000" w:rsidR="00000000" w:rsidRPr="00000000">
              <w:rPr>
                <w:color w:val="0a0a0a"/>
                <w:sz w:val="20"/>
                <w:szCs w:val="20"/>
                <w:rtl w:val="0"/>
              </w:rPr>
              <w:t xml:space="preserve">Founder POV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3">
            <w:pPr>
              <w:rPr/>
            </w:pPr>
            <w:r w:rsidDel="00000000" w:rsidR="00000000" w:rsidRPr="00000000">
              <w:rPr>
                <w:color w:val="0a0a0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94">
            <w:pPr>
              <w:rPr/>
            </w:pPr>
            <w:r w:rsidDel="00000000" w:rsidR="00000000" w:rsidRPr="00000000">
              <w:rPr>
                <w:b w:val="1"/>
                <w:bCs w:val="1"/>
                <w:color w:val="0a0a0a"/>
                <w:sz w:val="20"/>
                <w:szCs w:val="20"/>
                <w:rtl w:val="0"/>
              </w:rPr>
              <w:t xml:space="preserve">Thu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color w:val="0a0a0a"/>
                <w:sz w:val="20"/>
                <w:szCs w:val="20"/>
                <w:rtl w:val="0"/>
              </w:rPr>
              <w:t xml:space="preserve">Community / UGC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color w:val="0a0a0a"/>
                <w:sz w:val="20"/>
                <w:szCs w:val="20"/>
                <w:rtl w:val="0"/>
              </w:rPr>
              <w:t xml:space="preserve">Grid post (manifesto)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7">
            <w:pPr>
              <w:rPr/>
            </w:pPr>
            <w:r w:rsidDel="00000000" w:rsidR="00000000" w:rsidRPr="00000000">
              <w:rPr>
                <w:color w:val="0a0a0a"/>
                <w:sz w:val="20"/>
                <w:szCs w:val="20"/>
                <w:rtl w:val="0"/>
              </w:rPr>
              <w:t xml:space="preserve">Founder POV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8">
            <w:pPr>
              <w:rPr/>
            </w:pPr>
            <w:r w:rsidDel="00000000" w:rsidR="00000000" w:rsidRPr="00000000">
              <w:rPr>
                <w:color w:val="0a0a0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99">
            <w:pPr>
              <w:rPr/>
            </w:pPr>
            <w:r w:rsidDel="00000000" w:rsidR="00000000" w:rsidRPr="00000000">
              <w:rPr>
                <w:b w:val="1"/>
                <w:bCs w:val="1"/>
                <w:color w:val="0a0a0a"/>
                <w:sz w:val="20"/>
                <w:szCs w:val="20"/>
                <w:rtl w:val="0"/>
              </w:rPr>
              <w:t xml:space="preserve">Fri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A">
            <w:pPr>
              <w:rPr/>
            </w:pPr>
            <w:r w:rsidDel="00000000" w:rsidR="00000000" w:rsidRPr="00000000">
              <w:rPr>
                <w:color w:val="0a0a0a"/>
                <w:sz w:val="20"/>
                <w:szCs w:val="20"/>
                <w:rtl w:val="0"/>
              </w:rPr>
              <w:t xml:space="preserve">Founder POV / reactive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B">
            <w:pPr>
              <w:rPr/>
            </w:pPr>
            <w:r w:rsidDel="00000000" w:rsidR="00000000" w:rsidRPr="00000000">
              <w:rPr>
                <w:color w:val="0a0a0a"/>
                <w:sz w:val="20"/>
                <w:szCs w:val="20"/>
                <w:rtl w:val="0"/>
              </w:rPr>
              <w:t xml:space="preserve">Reel re-cut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C">
            <w:pPr>
              <w:rPr/>
            </w:pPr>
            <w:r w:rsidDel="00000000" w:rsidR="00000000" w:rsidRPr="00000000">
              <w:rPr>
                <w:color w:val="0a0a0a"/>
                <w:sz w:val="20"/>
                <w:szCs w:val="20"/>
                <w:rtl w:val="0"/>
              </w:rPr>
              <w:t xml:space="preserve">Quote-tweet on culture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D">
            <w:pPr>
              <w:rPr/>
            </w:pPr>
            <w:r w:rsidDel="00000000" w:rsidR="00000000" w:rsidRPr="00000000">
              <w:rPr>
                <w:color w:val="0a0a0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9E">
            <w:pPr>
              <w:rPr/>
            </w:pPr>
            <w:r w:rsidDel="00000000" w:rsidR="00000000" w:rsidRPr="00000000">
              <w:rPr>
                <w:b w:val="1"/>
                <w:bCs w:val="1"/>
                <w:color w:val="0a0a0a"/>
                <w:sz w:val="20"/>
                <w:szCs w:val="20"/>
                <w:rtl w:val="0"/>
              </w:rPr>
              <w:t xml:space="preserve">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F">
            <w:pPr>
              <w:rPr/>
            </w:pPr>
            <w:r w:rsidDel="00000000" w:rsidR="00000000" w:rsidRPr="00000000">
              <w:rPr>
                <w:color w:val="0a0a0a"/>
                <w:sz w:val="20"/>
                <w:szCs w:val="20"/>
                <w:rtl w:val="0"/>
              </w:rPr>
              <w:t xml:space="preserve">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A0">
            <w:pPr>
              <w:rPr/>
            </w:pPr>
            <w:r w:rsidDel="00000000" w:rsidR="00000000" w:rsidRPr="00000000">
              <w:rPr>
                <w:color w:val="0a0a0a"/>
                <w:sz w:val="20"/>
                <w:szCs w:val="20"/>
                <w:rtl w:val="0"/>
              </w:rPr>
              <w:t xml:space="preserve">Story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A1">
            <w:pPr>
              <w:rPr/>
            </w:pPr>
            <w:r w:rsidDel="00000000" w:rsidR="00000000" w:rsidRPr="00000000">
              <w:rPr>
                <w:color w:val="0a0a0a"/>
                <w:sz w:val="20"/>
                <w:szCs w:val="20"/>
                <w:rtl w:val="0"/>
              </w:rPr>
              <w:t xml:space="preserve">Brand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A2">
            <w:pPr>
              <w:rPr/>
            </w:pPr>
            <w:r w:rsidDel="00000000" w:rsidR="00000000" w:rsidRPr="00000000">
              <w:rPr>
                <w:color w:val="0a0a0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A3">
            <w:pPr>
              <w:rPr/>
            </w:pPr>
            <w:r w:rsidDel="00000000" w:rsidR="00000000" w:rsidRPr="00000000">
              <w:rPr>
                <w:b w:val="1"/>
                <w:bCs w:val="1"/>
                <w:color w:val="0a0a0a"/>
                <w:sz w:val="20"/>
                <w:szCs w:val="20"/>
                <w:rtl w:val="0"/>
              </w:rPr>
              <w:t xml:space="preserve">Sun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A4">
            <w:pPr>
              <w:rPr/>
            </w:pPr>
            <w:r w:rsidDel="00000000" w:rsidR="00000000" w:rsidRPr="00000000">
              <w:rPr>
                <w:color w:val="0a0a0a"/>
                <w:sz w:val="20"/>
                <w:szCs w:val="20"/>
                <w:rtl w:val="0"/>
              </w:rPr>
              <w:t xml:space="preserve">Manifesto graphic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A5">
            <w:pPr>
              <w:rPr/>
            </w:pPr>
            <w:r w:rsidDel="00000000" w:rsidR="00000000" w:rsidRPr="00000000">
              <w:rPr>
                <w:color w:val="0a0a0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A6">
            <w:pPr>
              <w:rPr/>
            </w:pPr>
            <w:r w:rsidDel="00000000" w:rsidR="00000000" w:rsidRPr="00000000">
              <w:rPr>
                <w:color w:val="0a0a0a"/>
                <w:sz w:val="20"/>
                <w:szCs w:val="20"/>
                <w:rtl w:val="0"/>
              </w:rPr>
              <w:t xml:space="preserve">Founder reflection 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A7">
            <w:pPr>
              <w:rPr/>
            </w:pPr>
            <w:r w:rsidDel="00000000" w:rsidR="00000000" w:rsidRPr="00000000">
              <w:rPr>
                <w:color w:val="0a0a0a"/>
                <w:sz w:val="20"/>
                <w:szCs w:val="20"/>
                <w:rtl w:val="0"/>
              </w:rPr>
              <w:t xml:space="preserve">—</w:t>
            </w:r>
            <w:r w:rsidDel="00000000" w:rsidR="00000000" w:rsidRPr="00000000">
              <w:rPr>
                <w:rtl w:val="0"/>
              </w:rPr>
            </w:r>
          </w:p>
        </w:tc>
      </w:tr>
    </w:tbl>
    <w:p w:rsidR="00000000" w:rsidDel="00000000" w:rsidP="00000000" w:rsidRDefault="00000000" w:rsidRPr="00000000" w14:paraId="000001A8">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PRODUCTION MODEL</w:t>
      </w:r>
      <w:r w:rsidDel="00000000" w:rsidR="00000000" w:rsidRPr="00000000">
        <w:rPr>
          <w:rtl w:val="0"/>
        </w:rPr>
      </w:r>
    </w:p>
    <w:p w:rsidR="00000000" w:rsidDel="00000000" w:rsidP="00000000" w:rsidRDefault="00000000" w:rsidRPr="00000000" w14:paraId="000001A9">
      <w:pPr>
        <w:spacing w:after="140" w:line="300" w:lineRule="auto"/>
        <w:rPr/>
      </w:pPr>
      <w:r w:rsidDel="00000000" w:rsidR="00000000" w:rsidRPr="00000000">
        <w:rPr>
          <w:rtl w:val="0"/>
        </w:rPr>
        <w:t xml:space="preserve">We do not staff a content team in Month 1. We are pre-revenue. The realistic structure for the first six months: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Founder is the on-camera talent and the voice. The founder commits — in writing — to 2–3 hours per week of dedicated content time. This is not negotiable. If the founder can't, hire one.</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brand-lead co-founder (or a contract content strategist as we scale) is the voice editor and the calendar holder. Approves every post.</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in-house or contract content producer (could be a contractor at $3K–5K/mo) shoots and edits the founder content. Junior, fast, instructed in our voice.</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community manager (part-time, $1.5K–3K/mo) handles Reddit, Discord, DMs, comment-mod, UGC pipeline.</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paid creative agency partner kept on retainer for the high-production-value moments — the launch film, the Q3 brand spot, the merch drop films. Not for weekly content.</w:t>
      </w:r>
    </w:p>
    <w:p w:rsidR="00000000" w:rsidDel="00000000" w:rsidP="00000000" w:rsidRDefault="00000000" w:rsidRPr="00000000" w14:paraId="000001AF">
      <w:pPr>
        <w:pBdr>
          <w:left w:color="b8001f" w:space="8" w:sz="18" w:val="single"/>
        </w:pBdr>
        <w:shd w:fill="f5f1e8" w:val="clear"/>
        <w:spacing w:after="200" w:before="200" w:line="280" w:lineRule="auto"/>
        <w:ind w:left="200" w:right="200" w:firstLine="0"/>
        <w:rPr/>
      </w:pPr>
      <w:r w:rsidDel="00000000" w:rsidR="00000000" w:rsidRPr="00000000">
        <w:rPr>
          <w:rFonts w:ascii="Consolas" w:cs="Consolas" w:eastAsia="Consolas" w:hAnsi="Consolas"/>
          <w:b w:val="1"/>
          <w:bCs w:val="1"/>
          <w:color w:val="b8001f"/>
          <w:sz w:val="16"/>
          <w:szCs w:val="16"/>
          <w:rtl w:val="0"/>
        </w:rPr>
        <w:t xml:space="preserve">THE REAL CONTENT MOAT  </w:t>
        <w:br w:type="textWrapping"/>
      </w:r>
      <w:r w:rsidDel="00000000" w:rsidR="00000000" w:rsidRPr="00000000">
        <w:rPr>
          <w:color w:val="0a0a0a"/>
          <w:rtl w:val="0"/>
        </w:rPr>
        <w:t xml:space="preserve">Most fitness brands try to compete on production value. Ours is the voice, not the polish. A founder talking into an iPhone with the right line will outperform a $15K studio production with the wrong one. We invest in the writer, not the camera.</w:t>
      </w:r>
      <w:r w:rsidDel="00000000" w:rsidR="00000000" w:rsidRPr="00000000">
        <w:rPr>
          <w:rtl w:val="0"/>
        </w:rPr>
      </w:r>
    </w:p>
    <w:p w:rsidR="00000000" w:rsidDel="00000000" w:rsidP="00000000" w:rsidRDefault="00000000" w:rsidRPr="00000000" w14:paraId="000001B0">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10. CREATORS</w:t>
      </w:r>
      <w:r w:rsidDel="00000000" w:rsidR="00000000" w:rsidRPr="00000000">
        <w:rPr>
          <w:rtl w:val="0"/>
        </w:rPr>
      </w:r>
    </w:p>
    <w:p w:rsidR="00000000" w:rsidDel="00000000" w:rsidP="00000000" w:rsidRDefault="00000000" w:rsidRPr="00000000" w14:paraId="000001B1">
      <w:pPr>
        <w:spacing w:after="360" w:lineRule="auto"/>
        <w:rPr/>
      </w:pPr>
      <w:r w:rsidDel="00000000" w:rsidR="00000000" w:rsidRPr="00000000">
        <w:rPr>
          <w:rFonts w:ascii="Consolas" w:cs="Consolas" w:eastAsia="Consolas" w:hAnsi="Consolas"/>
          <w:b w:val="1"/>
          <w:bCs w:val="1"/>
          <w:color w:val="b8001f"/>
          <w:sz w:val="16"/>
          <w:szCs w:val="16"/>
          <w:rtl w:val="0"/>
        </w:rPr>
        <w:t xml:space="preserve">10 / 24</w:t>
      </w:r>
      <w:r w:rsidDel="00000000" w:rsidR="00000000" w:rsidRPr="00000000">
        <w:rPr>
          <w:rFonts w:ascii="Consolas" w:cs="Consolas" w:eastAsia="Consolas" w:hAnsi="Consolas"/>
          <w:color w:val="555555"/>
          <w:sz w:val="16"/>
          <w:szCs w:val="16"/>
          <w:rtl w:val="0"/>
        </w:rPr>
        <w:t xml:space="preserve">    THE CREATOR STRATEGY</w:t>
      </w:r>
      <w:r w:rsidDel="00000000" w:rsidR="00000000" w:rsidRPr="00000000">
        <w:rPr>
          <w:rtl w:val="0"/>
        </w:rPr>
      </w:r>
    </w:p>
    <w:p w:rsidR="00000000" w:rsidDel="00000000" w:rsidP="00000000" w:rsidRDefault="00000000" w:rsidRPr="00000000" w14:paraId="000001B2">
      <w:pPr>
        <w:spacing w:after="140" w:line="300" w:lineRule="auto"/>
        <w:rPr/>
      </w:pPr>
      <w:r w:rsidDel="00000000" w:rsidR="00000000" w:rsidRPr="00000000">
        <w:rPr>
          <w:rtl w:val="0"/>
        </w:rPr>
        <w:t xml:space="preserve">Creators are the single most leveraged spend in Year 1. Done right, they are also the deepest brand-trust signal we have. Done wrong, they read as ads and become liabilities. The framework:</w:t>
      </w:r>
    </w:p>
    <w:p w:rsidR="00000000" w:rsidDel="00000000" w:rsidP="00000000" w:rsidRDefault="00000000" w:rsidRPr="00000000" w14:paraId="000001B3">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FOUR TIERS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872"/>
        <w:gridCol w:w="2184"/>
        <w:gridCol w:w="2184"/>
        <w:tblGridChange w:id="0">
          <w:tblGrid>
            <w:gridCol w:w="1560"/>
            <w:gridCol w:w="1560"/>
            <w:gridCol w:w="1872"/>
            <w:gridCol w:w="2184"/>
            <w:gridCol w:w="218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B4">
            <w:pPr>
              <w:rPr/>
            </w:pPr>
            <w:r w:rsidDel="00000000" w:rsidR="00000000" w:rsidRPr="00000000">
              <w:rPr>
                <w:rFonts w:ascii="Consolas" w:cs="Consolas" w:eastAsia="Consolas" w:hAnsi="Consolas"/>
                <w:b w:val="1"/>
                <w:bCs w:val="1"/>
                <w:smallCaps w:val="1"/>
                <w:color w:val="f5f1e8"/>
                <w:sz w:val="16"/>
                <w:szCs w:val="16"/>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rFonts w:ascii="Consolas" w:cs="Consolas" w:eastAsia="Consolas" w:hAnsi="Consolas"/>
                <w:b w:val="1"/>
                <w:bCs w:val="1"/>
                <w:smallCaps w:val="1"/>
                <w:color w:val="f5f1e8"/>
                <w:sz w:val="16"/>
                <w:szCs w:val="16"/>
                <w:rtl w:val="0"/>
              </w:rPr>
              <w:t xml:space="preserve">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rFonts w:ascii="Consolas" w:cs="Consolas" w:eastAsia="Consolas" w:hAnsi="Consolas"/>
                <w:b w:val="1"/>
                <w:bCs w:val="1"/>
                <w:smallCaps w:val="1"/>
                <w:color w:val="f5f1e8"/>
                <w:sz w:val="16"/>
                <w:szCs w:val="16"/>
                <w:rtl w:val="0"/>
              </w:rPr>
              <w:t xml:space="preserve">DEAL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B7">
            <w:pPr>
              <w:rPr/>
            </w:pPr>
            <w:r w:rsidDel="00000000" w:rsidR="00000000" w:rsidRPr="00000000">
              <w:rPr>
                <w:rFonts w:ascii="Consolas" w:cs="Consolas" w:eastAsia="Consolas" w:hAnsi="Consolas"/>
                <w:b w:val="1"/>
                <w:bCs w:val="1"/>
                <w:smallCaps w:val="1"/>
                <w:color w:val="f5f1e8"/>
                <w:sz w:val="16"/>
                <w:szCs w:val="16"/>
                <w:rtl w:val="0"/>
              </w:rPr>
              <w:t xml:space="preserve">HOW MANY IN YEAR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rFonts w:ascii="Consolas" w:cs="Consolas" w:eastAsia="Consolas" w:hAnsi="Consolas"/>
                <w:b w:val="1"/>
                <w:bCs w:val="1"/>
                <w:smallCaps w:val="1"/>
                <w:color w:val="f5f1e8"/>
                <w:sz w:val="16"/>
                <w:szCs w:val="16"/>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b w:val="1"/>
                <w:bCs w:val="1"/>
                <w:color w:val="0a0a0a"/>
                <w:sz w:val="20"/>
                <w:szCs w:val="20"/>
                <w:rtl w:val="0"/>
              </w:rPr>
              <w:t xml:space="preserve">Nano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A">
            <w:pPr>
              <w:rPr/>
            </w:pPr>
            <w:r w:rsidDel="00000000" w:rsidR="00000000" w:rsidRPr="00000000">
              <w:rPr>
                <w:color w:val="0a0a0a"/>
                <w:sz w:val="20"/>
                <w:szCs w:val="20"/>
                <w:rtl w:val="0"/>
              </w:rPr>
              <w:t xml:space="preserve">1K–10K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B">
            <w:pPr>
              <w:rPr/>
            </w:pPr>
            <w:r w:rsidDel="00000000" w:rsidR="00000000" w:rsidRPr="00000000">
              <w:rPr>
                <w:color w:val="0a0a0a"/>
                <w:sz w:val="20"/>
                <w:szCs w:val="20"/>
                <w:rtl w:val="0"/>
              </w:rPr>
              <w:t xml:space="preserve">Free product + affiliate code (20–30% commission first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C">
            <w:pPr>
              <w:rPr/>
            </w:pPr>
            <w:r w:rsidDel="00000000" w:rsidR="00000000" w:rsidRPr="00000000">
              <w:rPr>
                <w:color w:val="0a0a0a"/>
                <w:sz w:val="20"/>
                <w:szCs w:val="20"/>
                <w:rtl w:val="0"/>
              </w:rPr>
              <w:t xml:space="preserve">50–100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D">
            <w:pPr>
              <w:rPr/>
            </w:pPr>
            <w:r w:rsidDel="00000000" w:rsidR="00000000" w:rsidRPr="00000000">
              <w:rPr>
                <w:color w:val="0a0a0a"/>
                <w:sz w:val="20"/>
                <w:szCs w:val="20"/>
                <w:rtl w:val="0"/>
              </w:rPr>
              <w:t xml:space="preserve">Coverage breadth · UGC volume · cheap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BE">
            <w:pPr>
              <w:rPr/>
            </w:pPr>
            <w:r w:rsidDel="00000000" w:rsidR="00000000" w:rsidRPr="00000000">
              <w:rPr>
                <w:b w:val="1"/>
                <w:bCs w:val="1"/>
                <w:color w:val="0a0a0a"/>
                <w:sz w:val="20"/>
                <w:szCs w:val="20"/>
                <w:rtl w:val="0"/>
              </w:rPr>
              <w:t xml:space="preserve">Micro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F">
            <w:pPr>
              <w:rPr/>
            </w:pPr>
            <w:r w:rsidDel="00000000" w:rsidR="00000000" w:rsidRPr="00000000">
              <w:rPr>
                <w:color w:val="0a0a0a"/>
                <w:sz w:val="20"/>
                <w:szCs w:val="20"/>
                <w:rtl w:val="0"/>
              </w:rPr>
              <w:t xml:space="preserve">10K–100K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0">
            <w:pPr>
              <w:rPr/>
            </w:pPr>
            <w:r w:rsidDel="00000000" w:rsidR="00000000" w:rsidRPr="00000000">
              <w:rPr>
                <w:color w:val="0a0a0a"/>
                <w:sz w:val="20"/>
                <w:szCs w:val="20"/>
                <w:rtl w:val="0"/>
              </w:rPr>
              <w:t xml:space="preserve">Flat fee $250–$1,500 per post + performance bonus. Long-term retainer for top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1">
            <w:pPr>
              <w:rPr/>
            </w:pPr>
            <w:r w:rsidDel="00000000" w:rsidR="00000000" w:rsidRPr="00000000">
              <w:rPr>
                <w:color w:val="0a0a0a"/>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2">
            <w:pPr>
              <w:rPr/>
            </w:pPr>
            <w:r w:rsidDel="00000000" w:rsidR="00000000" w:rsidRPr="00000000">
              <w:rPr>
                <w:color w:val="0a0a0a"/>
                <w:sz w:val="20"/>
                <w:szCs w:val="20"/>
                <w:rtl w:val="0"/>
              </w:rPr>
              <w:t xml:space="preserve">The workhorses. Most efficient ROI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C3">
            <w:pPr>
              <w:rPr/>
            </w:pPr>
            <w:r w:rsidDel="00000000" w:rsidR="00000000" w:rsidRPr="00000000">
              <w:rPr>
                <w:b w:val="1"/>
                <w:bCs w:val="1"/>
                <w:color w:val="0a0a0a"/>
                <w:sz w:val="20"/>
                <w:szCs w:val="20"/>
                <w:rtl w:val="0"/>
              </w:rPr>
              <w:t xml:space="preserve">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4">
            <w:pPr>
              <w:rPr/>
            </w:pPr>
            <w:r w:rsidDel="00000000" w:rsidR="00000000" w:rsidRPr="00000000">
              <w:rPr>
                <w:color w:val="0a0a0a"/>
                <w:sz w:val="20"/>
                <w:szCs w:val="20"/>
                <w:rtl w:val="0"/>
              </w:rPr>
              <w:t xml:space="preserve">100K–1M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5">
            <w:pPr>
              <w:rPr/>
            </w:pPr>
            <w:r w:rsidDel="00000000" w:rsidR="00000000" w:rsidRPr="00000000">
              <w:rPr>
                <w:color w:val="0a0a0a"/>
                <w:sz w:val="20"/>
                <w:szCs w:val="20"/>
                <w:rtl w:val="0"/>
              </w:rPr>
              <w:t xml:space="preserve">$2,500–$15,000 per post. Retainer with 3–5 of the most aligned. Co-branded merch.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6">
            <w:pPr>
              <w:rPr/>
            </w:pPr>
            <w:r w:rsidDel="00000000" w:rsidR="00000000" w:rsidRPr="00000000">
              <w:rPr>
                <w:color w:val="0a0a0a"/>
                <w:sz w:val="20"/>
                <w:szCs w:val="20"/>
                <w:rtl w:val="0"/>
              </w:rPr>
              <w:t xml:space="preserve">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7">
            <w:pPr>
              <w:rPr/>
            </w:pPr>
            <w:r w:rsidDel="00000000" w:rsidR="00000000" w:rsidRPr="00000000">
              <w:rPr>
                <w:color w:val="0a0a0a"/>
                <w:sz w:val="20"/>
                <w:szCs w:val="20"/>
                <w:rtl w:val="0"/>
              </w:rPr>
              <w:t xml:space="preserve">Brand association. Authority signal. Press fuel.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C8">
            <w:pPr>
              <w:rPr/>
            </w:pPr>
            <w:r w:rsidDel="00000000" w:rsidR="00000000" w:rsidRPr="00000000">
              <w:rPr>
                <w:b w:val="1"/>
                <w:bCs w:val="1"/>
                <w:color w:val="0a0a0a"/>
                <w:sz w:val="20"/>
                <w:szCs w:val="20"/>
                <w:rtl w:val="0"/>
              </w:rPr>
              <w:t xml:space="preserve">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9">
            <w:pPr>
              <w:rPr/>
            </w:pPr>
            <w:r w:rsidDel="00000000" w:rsidR="00000000" w:rsidRPr="00000000">
              <w:rPr>
                <w:color w:val="0a0a0a"/>
                <w:sz w:val="20"/>
                <w:szCs w:val="20"/>
                <w:rtl w:val="0"/>
              </w:rPr>
              <w:t xml:space="preserve">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A">
            <w:pPr>
              <w:rPr/>
            </w:pPr>
            <w:r w:rsidDel="00000000" w:rsidR="00000000" w:rsidRPr="00000000">
              <w:rPr>
                <w:color w:val="0a0a0a"/>
                <w:sz w:val="20"/>
                <w:szCs w:val="20"/>
                <w:rtl w:val="0"/>
              </w:rPr>
              <w:t xml:space="preserve">Six figures for one significant moment, or equity for a long-term face-of-brand deal.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B">
            <w:pPr>
              <w:rPr/>
            </w:pPr>
            <w:r w:rsidDel="00000000" w:rsidR="00000000" w:rsidRPr="00000000">
              <w:rPr>
                <w:color w:val="0a0a0a"/>
                <w:sz w:val="20"/>
                <w:szCs w:val="20"/>
                <w:rtl w:val="0"/>
              </w:rPr>
              <w:t xml:space="preserve">0–2 (be picky)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CC">
            <w:pPr>
              <w:rPr/>
            </w:pPr>
            <w:r w:rsidDel="00000000" w:rsidR="00000000" w:rsidRPr="00000000">
              <w:rPr>
                <w:color w:val="0a0a0a"/>
                <w:sz w:val="20"/>
                <w:szCs w:val="20"/>
                <w:rtl w:val="0"/>
              </w:rPr>
              <w:t xml:space="preserve">Cultural signal. Used very deliberately, not constantly.</w:t>
            </w:r>
            <w:r w:rsidDel="00000000" w:rsidR="00000000" w:rsidRPr="00000000">
              <w:rPr>
                <w:rtl w:val="0"/>
              </w:rPr>
            </w:r>
          </w:p>
        </w:tc>
      </w:tr>
    </w:tbl>
    <w:p w:rsidR="00000000" w:rsidDel="00000000" w:rsidP="00000000" w:rsidRDefault="00000000" w:rsidRPr="00000000" w14:paraId="000001CD">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CREATOR CATEGORIES WE RECRUIT</w:t>
      </w:r>
      <w:r w:rsidDel="00000000" w:rsidR="00000000" w:rsidRPr="00000000">
        <w:rPr>
          <w:rtl w:val="0"/>
        </w:rPr>
      </w:r>
    </w:p>
    <w:p w:rsidR="00000000" w:rsidDel="00000000" w:rsidP="00000000" w:rsidRDefault="00000000" w:rsidRPr="00000000" w14:paraId="000001CE">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Category 1 — Strength athletes who can speak</w:t>
      </w:r>
      <w:r w:rsidDel="00000000" w:rsidR="00000000" w:rsidRPr="00000000">
        <w:rPr>
          <w:rtl w:val="0"/>
        </w:rPr>
      </w:r>
    </w:p>
    <w:p w:rsidR="00000000" w:rsidDel="00000000" w:rsidP="00000000" w:rsidRDefault="00000000" w:rsidRPr="00000000" w14:paraId="000001CF">
      <w:pPr>
        <w:spacing w:after="140" w:line="300" w:lineRule="auto"/>
        <w:rPr/>
      </w:pPr>
      <w:r w:rsidDel="00000000" w:rsidR="00000000" w:rsidRPr="00000000">
        <w:rPr>
          <w:rtl w:val="0"/>
        </w:rPr>
        <w:t xml:space="preserve">Female-leaning strength culture is the heart of our ICP. The creators who matter: powerlifters who explain technique, bodybuilders who reject toxic prep culture, hybrid athletes who refuse the cardio-vs-lifting binary. Names in this space (illustrative, not endorsements): Megsquats, Stefi Cohen, Sohee Lee, Bradley Martyn (no — wrong values), Hampton Liu, Bryce Mitchell. We vet by values, not just reach.</w:t>
      </w:r>
    </w:p>
    <w:p w:rsidR="00000000" w:rsidDel="00000000" w:rsidP="00000000" w:rsidRDefault="00000000" w:rsidRPr="00000000" w14:paraId="000001D0">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Category 2 — Anti-diet dietitians</w:t>
      </w:r>
      <w:r w:rsidDel="00000000" w:rsidR="00000000" w:rsidRPr="00000000">
        <w:rPr>
          <w:rtl w:val="0"/>
        </w:rPr>
      </w:r>
    </w:p>
    <w:p w:rsidR="00000000" w:rsidDel="00000000" w:rsidP="00000000" w:rsidRDefault="00000000" w:rsidRPr="00000000" w14:paraId="000001D1">
      <w:pPr>
        <w:spacing w:after="140" w:line="300" w:lineRule="auto"/>
        <w:rPr/>
      </w:pPr>
      <w:r w:rsidDel="00000000" w:rsidR="00000000" w:rsidRPr="00000000">
        <w:rPr>
          <w:rtl w:val="0"/>
        </w:rPr>
        <w:t xml:space="preserve">There is a small but loud cohort of registered dietitians on TikTok and Instagram who have made the anti-diet movement their public position. They are credentialed, articulate, and our natural allies. Working with them is also clinical insurance — when a Noom-aligned RD attacks us, we have RDs in our corner. Look at Abbey Sharp, Colleen Christensen, Cara Harbstreet.</w:t>
      </w:r>
    </w:p>
    <w:p w:rsidR="00000000" w:rsidDel="00000000" w:rsidP="00000000" w:rsidRDefault="00000000" w:rsidRPr="00000000" w14:paraId="000001D2">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Category 3 — Recovery-aware creators</w:t>
      </w:r>
      <w:r w:rsidDel="00000000" w:rsidR="00000000" w:rsidRPr="00000000">
        <w:rPr>
          <w:rtl w:val="0"/>
        </w:rPr>
      </w:r>
    </w:p>
    <w:p w:rsidR="00000000" w:rsidDel="00000000" w:rsidP="00000000" w:rsidRDefault="00000000" w:rsidRPr="00000000" w14:paraId="000001D3">
      <w:pPr>
        <w:spacing w:after="140" w:line="300" w:lineRule="auto"/>
        <w:rPr/>
      </w:pPr>
      <w:r w:rsidDel="00000000" w:rsidR="00000000" w:rsidRPr="00000000">
        <w:rPr>
          <w:rtl w:val="0"/>
        </w:rPr>
        <w:t xml:space="preserve">Creators with public ED-recovery profiles who are now in a place where they can advocate for healthy training and eating. The most sensitive category. Highest brand value if done right, highest liability if done wrong. Treat with extreme care. The Ethics Document is the entry pass.</w:t>
      </w:r>
    </w:p>
    <w:p w:rsidR="00000000" w:rsidDel="00000000" w:rsidP="00000000" w:rsidRDefault="00000000" w:rsidRPr="00000000" w14:paraId="000001D4">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Category 4 — Fitness comedians</w:t>
      </w:r>
      <w:r w:rsidDel="00000000" w:rsidR="00000000" w:rsidRPr="00000000">
        <w:rPr>
          <w:rtl w:val="0"/>
        </w:rPr>
      </w:r>
    </w:p>
    <w:p w:rsidR="00000000" w:rsidDel="00000000" w:rsidP="00000000" w:rsidRDefault="00000000" w:rsidRPr="00000000" w14:paraId="000001D5">
      <w:pPr>
        <w:spacing w:after="140" w:line="300" w:lineRule="auto"/>
        <w:rPr/>
      </w:pPr>
      <w:r w:rsidDel="00000000" w:rsidR="00000000" w:rsidRPr="00000000">
        <w:rPr>
          <w:rtl w:val="0"/>
        </w:rPr>
        <w:t xml:space="preserve">The cohort that makes fitness funny — the meme-mongers, the gym observational comedians, the people whose feeds are 50% workout 50% joke. Underrated for brand because they're so cheap, and because their audience trusts them precisely because they break frame. Names like (illustrative): Jesse James West, Joey Swoll for the supportive-bro side, the gym-tok comedy accounts.</w:t>
      </w:r>
    </w:p>
    <w:p w:rsidR="00000000" w:rsidDel="00000000" w:rsidP="00000000" w:rsidRDefault="00000000" w:rsidRPr="00000000" w14:paraId="000001D6">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Category 5 — Aesthetics-coded creators we deliberately avoid</w:t>
      </w:r>
      <w:r w:rsidDel="00000000" w:rsidR="00000000" w:rsidRPr="00000000">
        <w:rPr>
          <w:rtl w:val="0"/>
        </w:rPr>
      </w:r>
    </w:p>
    <w:p w:rsidR="00000000" w:rsidDel="00000000" w:rsidP="00000000" w:rsidRDefault="00000000" w:rsidRPr="00000000" w14:paraId="000001D7">
      <w:pPr>
        <w:spacing w:after="140" w:line="300" w:lineRule="auto"/>
        <w:rPr/>
      </w:pPr>
      <w:r w:rsidDel="00000000" w:rsidR="00000000" w:rsidRPr="00000000">
        <w:rPr>
          <w:rtl w:val="0"/>
        </w:rPr>
        <w:t xml:space="preserve">There is a category of creator whose entire feed is body-aesthetic content — the bikini-bridge, the snatched-waist, the before-after culture. Even when their reach is huge and their offers are tempting, we don't partner. Our brand promise is incompatible with their content. We say no, in writing, even when the deal terms are favorable.</w:t>
      </w:r>
    </w:p>
    <w:p w:rsidR="00000000" w:rsidDel="00000000" w:rsidP="00000000" w:rsidRDefault="00000000" w:rsidRPr="00000000" w14:paraId="000001D8">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DEAL PHILOSOPHY</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Year 1, we lean performance-based, not flat-fee. Affiliate codes + revenue share. We're not buying ad units — we're betting that aligned creators will perform for both of us. Cash retainers exist for the top 3–5 performers ($1–3K/mo) starting in Q3 once unit economics are proven.</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Cash retainers are a Q3+ conversation, not a launch commitment. If subscription revenue arrives on plan, we add 2–3 modest retainers ($500–1,500/mo) to lock in the top performers. Until then: affiliate + product credits + merch.</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creator gets a copy of the Ethics Document and a 30-minute call with a co-founder before any content goes live. The 30-minute call is the trust mechanism. It also surfaces who's wrong-fit before they post.</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exclusivity clauses except for top-tier deals (which we don't do in Y1 anyway). Creators retain freedom to work with other fitness brands. We are confident enough in our voice that we don't need to lock them up.</w:t>
      </w:r>
    </w:p>
    <w:p w:rsidR="00000000" w:rsidDel="00000000" w:rsidP="00000000" w:rsidRDefault="00000000" w:rsidRPr="00000000" w14:paraId="000001DD">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Creator marketing is the most over-promised, under-delivered channel in DTC startup history. We will absolutely have creators who post and convert nothing. The way to defend against this is to track everything (RevenueCat with creator-attributed codes, deep-link tracking, a custom UTM on every post) and to be ruthless about ending affiliate relationships that don't perform. Friendly, but ruthless. The affiliate-first structure makes this easier: no flat-fee means no sunk cost, and the conversation becomes "the math didn't work, we're going to focus where it does" — not a renegotiation.</w:t>
      </w:r>
      <w:r w:rsidDel="00000000" w:rsidR="00000000" w:rsidRPr="00000000">
        <w:rPr>
          <w:rtl w:val="0"/>
        </w:rPr>
      </w:r>
    </w:p>
    <w:p w:rsidR="00000000" w:rsidDel="00000000" w:rsidP="00000000" w:rsidRDefault="00000000" w:rsidRPr="00000000" w14:paraId="000001DE">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11. PAID MEDIA</w:t>
      </w:r>
      <w:r w:rsidDel="00000000" w:rsidR="00000000" w:rsidRPr="00000000">
        <w:rPr>
          <w:rtl w:val="0"/>
        </w:rPr>
      </w:r>
    </w:p>
    <w:p w:rsidR="00000000" w:rsidDel="00000000" w:rsidP="00000000" w:rsidRDefault="00000000" w:rsidRPr="00000000" w14:paraId="000001DF">
      <w:pPr>
        <w:spacing w:after="360" w:lineRule="auto"/>
        <w:rPr/>
      </w:pPr>
      <w:r w:rsidDel="00000000" w:rsidR="00000000" w:rsidRPr="00000000">
        <w:rPr>
          <w:rFonts w:ascii="Consolas" w:cs="Consolas" w:eastAsia="Consolas" w:hAnsi="Consolas"/>
          <w:b w:val="1"/>
          <w:bCs w:val="1"/>
          <w:color w:val="b8001f"/>
          <w:sz w:val="16"/>
          <w:szCs w:val="16"/>
          <w:rtl w:val="0"/>
        </w:rPr>
        <w:t xml:space="preserve">11 / 24</w:t>
      </w:r>
      <w:r w:rsidDel="00000000" w:rsidR="00000000" w:rsidRPr="00000000">
        <w:rPr>
          <w:rFonts w:ascii="Consolas" w:cs="Consolas" w:eastAsia="Consolas" w:hAnsi="Consolas"/>
          <w:color w:val="555555"/>
          <w:sz w:val="16"/>
          <w:szCs w:val="16"/>
          <w:rtl w:val="0"/>
        </w:rPr>
        <w:t xml:space="preserve">    WHEN TO TURN ON · HOW TO TEST</w:t>
      </w:r>
      <w:r w:rsidDel="00000000" w:rsidR="00000000" w:rsidRPr="00000000">
        <w:rPr>
          <w:rtl w:val="0"/>
        </w:rPr>
      </w:r>
    </w:p>
    <w:p w:rsidR="00000000" w:rsidDel="00000000" w:rsidP="00000000" w:rsidRDefault="00000000" w:rsidRPr="00000000" w14:paraId="000001E0">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THESIS ON PAID</w:t>
      </w:r>
      <w:r w:rsidDel="00000000" w:rsidR="00000000" w:rsidRPr="00000000">
        <w:rPr>
          <w:rtl w:val="0"/>
        </w:rPr>
      </w:r>
    </w:p>
    <w:p w:rsidR="00000000" w:rsidDel="00000000" w:rsidP="00000000" w:rsidRDefault="00000000" w:rsidRPr="00000000" w14:paraId="000001E1">
      <w:pPr>
        <w:spacing w:after="140" w:line="300" w:lineRule="auto"/>
        <w:rPr/>
      </w:pPr>
      <w:r w:rsidDel="00000000" w:rsidR="00000000" w:rsidRPr="00000000">
        <w:rPr>
          <w:rtl w:val="0"/>
        </w:rPr>
        <w:t xml:space="preserve">Paid media is the fastest way for a pre-revenue startup to incinerate cash without learning anything. We do not turn it on in launch week. We turn it on when we have organic signal worth amplifying. The order of operations:</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Days 0–30: No paid. Organic only. We're collecting signal — which creative resonates, which audience converts at what rate, what the natural CAC of an aligned user looks like.</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Days 30–60: Small paid tests. $100–250/day on Meta + TikTok combined. Three to five creatives. Goal is unit-economic calibration, not scale.</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Days 60–90: Scale what's working. If we have a 3:1 LTV:CAC ratio with a working creative, we lean in. If we don't, we don't. Patience is the discipline.</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90+: Steady-state paid program with monthly creative refreshes, clear CAC payback targets, and a kill rule for any creative that goes over CAC ceiling.</w:t>
      </w:r>
    </w:p>
    <w:p w:rsidR="00000000" w:rsidDel="00000000" w:rsidP="00000000" w:rsidRDefault="00000000" w:rsidRPr="00000000" w14:paraId="000001E6">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PAID CHANNELS IN PRIORITY ORDER</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 (Instagram + Facebook): the dominant fitness paid channel in 2026. Better targeting than TikTok, more mature attribution, better optimizing for subscribers (not just installs). Primary creative type: 9:16 video, founder-led or UGC.</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TikTok Ads: secondary. Better for brand reach, worse for direct-response performance. We test, we don't bet.</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YouTube (YouTube Shorts + pre-roll): tertiary, mostly for the long-form / brand-association moments.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Ads: a sleeper. The fitness subreddits have ad inventory, the audience is intent-rich, and it's underbid. Worth a small test in Q2.</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Apple Search Ads: when ASO is mature (Section 12), Apple Search Ads on competitor keywords ("MyFitnessPal," "Noom," "calorie counter") is high-intent and worth the budget.</w:t>
      </w:r>
    </w:p>
    <w:p w:rsidR="00000000" w:rsidDel="00000000" w:rsidP="00000000" w:rsidRDefault="00000000" w:rsidRPr="00000000" w14:paraId="000001EC">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CREATIVE TESTING FRAMEWORK</w:t>
      </w:r>
      <w:r w:rsidDel="00000000" w:rsidR="00000000" w:rsidRPr="00000000">
        <w:rPr>
          <w:rtl w:val="0"/>
        </w:rPr>
      </w:r>
    </w:p>
    <w:p w:rsidR="00000000" w:rsidDel="00000000" w:rsidP="00000000" w:rsidRDefault="00000000" w:rsidRPr="00000000" w14:paraId="000001ED">
      <w:pPr>
        <w:spacing w:after="140" w:line="300" w:lineRule="auto"/>
        <w:rPr/>
      </w:pPr>
      <w:r w:rsidDel="00000000" w:rsidR="00000000" w:rsidRPr="00000000">
        <w:rPr>
          <w:rtl w:val="0"/>
        </w:rPr>
        <w:t xml:space="preserve">The framework is the same one used by any disciplined DTC operator. Production for paid creative is small, fast, iterative — not the big brand films. Every two weeks we ship 3–5 new pieces of creative against the current control. Winners get budget. Losers die. The bar for a winner: beats control on CAC by 15%+ over 7 days of spend at $200+ daily volume.</w:t>
      </w:r>
    </w:p>
    <w:p w:rsidR="00000000" w:rsidDel="00000000" w:rsidP="00000000" w:rsidRDefault="00000000" w:rsidRPr="00000000" w14:paraId="000001EE">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CAC TARGETS AND CEILINGS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EF">
            <w:pPr>
              <w:rPr/>
            </w:pPr>
            <w:r w:rsidDel="00000000" w:rsidR="00000000" w:rsidRPr="00000000">
              <w:rPr>
                <w:rFonts w:ascii="Consolas" w:cs="Consolas" w:eastAsia="Consolas" w:hAnsi="Consolas"/>
                <w:b w:val="1"/>
                <w:bCs w:val="1"/>
                <w:smallCaps w:val="1"/>
                <w:color w:val="f5f1e8"/>
                <w:sz w:val="16"/>
                <w:szCs w:val="16"/>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F0">
            <w:pPr>
              <w:rPr/>
            </w:pPr>
            <w:r w:rsidDel="00000000" w:rsidR="00000000" w:rsidRPr="00000000">
              <w:rPr>
                <w:rFonts w:ascii="Consolas" w:cs="Consolas" w:eastAsia="Consolas" w:hAnsi="Consolas"/>
                <w:b w:val="1"/>
                <w:bCs w:val="1"/>
                <w:smallCaps w:val="1"/>
                <w:color w:val="f5f1e8"/>
                <w:sz w:val="16"/>
                <w:szCs w:val="16"/>
                <w:rtl w:val="0"/>
              </w:rPr>
              <w:t xml:space="preserve">TARGET CAC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F1">
            <w:pPr>
              <w:rPr/>
            </w:pPr>
            <w:r w:rsidDel="00000000" w:rsidR="00000000" w:rsidRPr="00000000">
              <w:rPr>
                <w:rFonts w:ascii="Consolas" w:cs="Consolas" w:eastAsia="Consolas" w:hAnsi="Consolas"/>
                <w:b w:val="1"/>
                <w:bCs w:val="1"/>
                <w:smallCaps w:val="1"/>
                <w:color w:val="f5f1e8"/>
                <w:sz w:val="16"/>
                <w:szCs w:val="16"/>
                <w:rtl w:val="0"/>
              </w:rPr>
              <w:t xml:space="preserve">CAC CEILING (KILL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1F2">
            <w:pPr>
              <w:rPr/>
            </w:pPr>
            <w:r w:rsidDel="00000000" w:rsidR="00000000" w:rsidRPr="00000000">
              <w:rPr>
                <w:rFonts w:ascii="Consolas" w:cs="Consolas" w:eastAsia="Consolas" w:hAnsi="Consolas"/>
                <w:b w:val="1"/>
                <w:bCs w:val="1"/>
                <w:smallCaps w:val="1"/>
                <w:color w:val="f5f1e8"/>
                <w:sz w:val="16"/>
                <w:szCs w:val="16"/>
                <w:rtl w:val="0"/>
              </w:rPr>
              <w:t xml:space="preserve">PAYBACK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F3">
            <w:pPr>
              <w:rPr/>
            </w:pPr>
            <w:r w:rsidDel="00000000" w:rsidR="00000000" w:rsidRPr="00000000">
              <w:rPr>
                <w:color w:val="0a0a0a"/>
                <w:sz w:val="20"/>
                <w:szCs w:val="20"/>
                <w:rtl w:val="0"/>
              </w:rPr>
              <w:t xml:space="preserve">Test phase (Days 30–90)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4">
            <w:pPr>
              <w:rPr/>
            </w:pPr>
            <w:r w:rsidDel="00000000" w:rsidR="00000000" w:rsidRPr="00000000">
              <w:rPr>
                <w:color w:val="0a0a0a"/>
                <w:sz w:val="20"/>
                <w:szCs w:val="20"/>
                <w:rtl w:val="0"/>
              </w:rPr>
              <w:t xml:space="preserve">$30 install / $40 subscriber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5">
            <w:pPr>
              <w:rPr/>
            </w:pPr>
            <w:r w:rsidDel="00000000" w:rsidR="00000000" w:rsidRPr="00000000">
              <w:rPr>
                <w:color w:val="0a0a0a"/>
                <w:sz w:val="20"/>
                <w:szCs w:val="20"/>
                <w:rtl w:val="0"/>
              </w:rPr>
              <w:t xml:space="preserve">$50 /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6">
            <w:pPr>
              <w:rPr/>
            </w:pPr>
            <w:r w:rsidDel="00000000" w:rsidR="00000000" w:rsidRPr="00000000">
              <w:rPr>
                <w:color w:val="0a0a0a"/>
                <w:sz w:val="20"/>
                <w:szCs w:val="20"/>
                <w:rtl w:val="0"/>
              </w:rPr>
              <w:t xml:space="preserve">Not yet measured — too early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F7">
            <w:pPr>
              <w:rPr/>
            </w:pPr>
            <w:r w:rsidDel="00000000" w:rsidR="00000000" w:rsidRPr="00000000">
              <w:rPr>
                <w:color w:val="0a0a0a"/>
                <w:sz w:val="20"/>
                <w:szCs w:val="20"/>
                <w:rtl w:val="0"/>
              </w:rPr>
              <w:t xml:space="preserve">Steady state (Months 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8">
            <w:pPr>
              <w:rPr/>
            </w:pPr>
            <w:r w:rsidDel="00000000" w:rsidR="00000000" w:rsidRPr="00000000">
              <w:rPr>
                <w:color w:val="0a0a0a"/>
                <w:sz w:val="20"/>
                <w:szCs w:val="20"/>
                <w:rtl w:val="0"/>
              </w:rPr>
              <w:t xml:space="preserve">$20 install / $30 subscriber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9">
            <w:pPr>
              <w:rPr/>
            </w:pPr>
            <w:r w:rsidDel="00000000" w:rsidR="00000000" w:rsidRPr="00000000">
              <w:rPr>
                <w:color w:val="0a0a0a"/>
                <w:sz w:val="20"/>
                <w:szCs w:val="20"/>
                <w:rtl w:val="0"/>
              </w:rPr>
              <w:t xml:space="preserve">$35 /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A">
            <w:pPr>
              <w:rPr/>
            </w:pPr>
            <w:r w:rsidDel="00000000" w:rsidR="00000000" w:rsidRPr="00000000">
              <w:rPr>
                <w:color w:val="0a0a0a"/>
                <w:sz w:val="20"/>
                <w:szCs w:val="20"/>
                <w:rtl w:val="0"/>
              </w:rPr>
              <w:t xml:space="preserve">Payback in &lt;6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1FB">
            <w:pPr>
              <w:rPr/>
            </w:pPr>
            <w:r w:rsidDel="00000000" w:rsidR="00000000" w:rsidRPr="00000000">
              <w:rPr>
                <w:color w:val="0a0a0a"/>
                <w:sz w:val="20"/>
                <w:szCs w:val="20"/>
                <w:rtl w:val="0"/>
              </w:rPr>
              <w:t xml:space="preserve">Year 2 mature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C">
            <w:pPr>
              <w:rPr/>
            </w:pPr>
            <w:r w:rsidDel="00000000" w:rsidR="00000000" w:rsidRPr="00000000">
              <w:rPr>
                <w:color w:val="0a0a0a"/>
                <w:sz w:val="20"/>
                <w:szCs w:val="20"/>
                <w:rtl w:val="0"/>
              </w:rPr>
              <w:t xml:space="preserve">$15 install / $25 subscriber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D">
            <w:pPr>
              <w:rPr/>
            </w:pPr>
            <w:r w:rsidDel="00000000" w:rsidR="00000000" w:rsidRPr="00000000">
              <w:rPr>
                <w:color w:val="0a0a0a"/>
                <w:sz w:val="20"/>
                <w:szCs w:val="20"/>
                <w:rtl w:val="0"/>
              </w:rPr>
              <w:t xml:space="preserve">$25 /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FE">
            <w:pPr>
              <w:rPr/>
            </w:pPr>
            <w:r w:rsidDel="00000000" w:rsidR="00000000" w:rsidRPr="00000000">
              <w:rPr>
                <w:color w:val="0a0a0a"/>
                <w:sz w:val="20"/>
                <w:szCs w:val="20"/>
                <w:rtl w:val="0"/>
              </w:rPr>
              <w:t xml:space="preserve">Payback in &lt;4 months</w:t>
            </w:r>
            <w:r w:rsidDel="00000000" w:rsidR="00000000" w:rsidRPr="00000000">
              <w:rPr>
                <w:rtl w:val="0"/>
              </w:rPr>
            </w:r>
          </w:p>
        </w:tc>
      </w:tr>
    </w:tbl>
    <w:p w:rsidR="00000000" w:rsidDel="00000000" w:rsidP="00000000" w:rsidRDefault="00000000" w:rsidRPr="00000000" w14:paraId="000001FF">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These are targets, not predictions. The CAC of a brand-led launch in a saturated category is genuinely unpredictable. The discipline is to set the targets in advance so we have a clear kill rule when we're outside them. Most startups fail at paid not because the numbers are bad, but because they stop watching the numbers and keep spending anyway.</w:t>
      </w:r>
      <w:r w:rsidDel="00000000" w:rsidR="00000000" w:rsidRPr="00000000">
        <w:rPr>
          <w:rtl w:val="0"/>
        </w:rPr>
      </w:r>
    </w:p>
    <w:p w:rsidR="00000000" w:rsidDel="00000000" w:rsidP="00000000" w:rsidRDefault="00000000" w:rsidRPr="00000000" w14:paraId="00000200">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12. APP STORE</w:t>
      </w:r>
      <w:r w:rsidDel="00000000" w:rsidR="00000000" w:rsidRPr="00000000">
        <w:rPr>
          <w:rtl w:val="0"/>
        </w:rPr>
      </w:r>
    </w:p>
    <w:p w:rsidR="00000000" w:rsidDel="00000000" w:rsidP="00000000" w:rsidRDefault="00000000" w:rsidRPr="00000000" w14:paraId="00000201">
      <w:pPr>
        <w:spacing w:after="360" w:lineRule="auto"/>
        <w:rPr/>
      </w:pPr>
      <w:r w:rsidDel="00000000" w:rsidR="00000000" w:rsidRPr="00000000">
        <w:rPr>
          <w:rFonts w:ascii="Consolas" w:cs="Consolas" w:eastAsia="Consolas" w:hAnsi="Consolas"/>
          <w:b w:val="1"/>
          <w:bCs w:val="1"/>
          <w:color w:val="b8001f"/>
          <w:sz w:val="16"/>
          <w:szCs w:val="16"/>
          <w:rtl w:val="0"/>
        </w:rPr>
        <w:t xml:space="preserve">12 / 24</w:t>
      </w:r>
      <w:r w:rsidDel="00000000" w:rsidR="00000000" w:rsidRPr="00000000">
        <w:rPr>
          <w:rFonts w:ascii="Consolas" w:cs="Consolas" w:eastAsia="Consolas" w:hAnsi="Consolas"/>
          <w:color w:val="555555"/>
          <w:sz w:val="16"/>
          <w:szCs w:val="16"/>
          <w:rtl w:val="0"/>
        </w:rPr>
        <w:t xml:space="preserve">    ASO · LISTING · THE NAME RISK</w:t>
      </w:r>
      <w:r w:rsidDel="00000000" w:rsidR="00000000" w:rsidRPr="00000000">
        <w:rPr>
          <w:rtl w:val="0"/>
        </w:rPr>
      </w:r>
    </w:p>
    <w:p w:rsidR="00000000" w:rsidDel="00000000" w:rsidP="00000000" w:rsidRDefault="00000000" w:rsidRPr="00000000" w14:paraId="00000202">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NAME RISK, ADDRESSED DIRECTLY</w:t>
      </w:r>
      <w:r w:rsidDel="00000000" w:rsidR="00000000" w:rsidRPr="00000000">
        <w:rPr>
          <w:rtl w:val="0"/>
        </w:rPr>
      </w:r>
    </w:p>
    <w:p w:rsidR="00000000" w:rsidDel="00000000" w:rsidP="00000000" w:rsidRDefault="00000000" w:rsidRPr="00000000" w14:paraId="00000203">
      <w:pPr>
        <w:spacing w:after="140" w:line="300" w:lineRule="auto"/>
        <w:rPr/>
      </w:pPr>
      <w:r w:rsidDel="00000000" w:rsidR="00000000" w:rsidRPr="00000000">
        <w:rPr>
          <w:rtl w:val="0"/>
        </w:rPr>
        <w:t xml:space="preserve">The first question on App Store submission is whether the reviewers approve "Hunger" as the name of a calorie-tracking-capable app. The honest answer: it could go either way. App Store reviewers have, historically, removed apps for nutrition-related content that could be construed as ED-adjacent. "Hunger" as a name will be looked at.</w:t>
      </w:r>
    </w:p>
    <w:p w:rsidR="00000000" w:rsidDel="00000000" w:rsidP="00000000" w:rsidRDefault="00000000" w:rsidRPr="00000000" w14:paraId="00000204">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Our defense, structured</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Submission includes a cover letter to App Review explaining the brand position, the Ethics Document, and the in-product clinical guardrails. App Review reads these. They matter.</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advisory board RD's name and credentials are included in the submission. Real clinical names on a submission shift the read.</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age rating is set at 17+ even though we could go lower. That signals seriousness about age-appropriate use.</w:t>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Calorie display is off by default — and this is documented in the submission.</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rejected on first submission, we have a Plan B listing name ("Hunger: Fuel &amp; Train" or similar) ready to submit within 48 hours. We do not lose two weeks fighting Apple.</w:t>
      </w:r>
    </w:p>
    <w:p w:rsidR="00000000" w:rsidDel="00000000" w:rsidP="00000000" w:rsidRDefault="00000000" w:rsidRPr="00000000" w14:paraId="0000020A">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KEYWORD STRATEGY</w:t>
      </w:r>
      <w:r w:rsidDel="00000000" w:rsidR="00000000" w:rsidRPr="00000000">
        <w:rPr>
          <w:rtl w:val="0"/>
        </w:rPr>
      </w:r>
    </w:p>
    <w:p w:rsidR="00000000" w:rsidDel="00000000" w:rsidP="00000000" w:rsidRDefault="00000000" w:rsidRPr="00000000" w14:paraId="0000020B">
      <w:pPr>
        <w:spacing w:after="140" w:line="300" w:lineRule="auto"/>
        <w:rPr/>
      </w:pPr>
      <w:r w:rsidDel="00000000" w:rsidR="00000000" w:rsidRPr="00000000">
        <w:rPr>
          <w:rtl w:val="0"/>
        </w:rPr>
        <w:t xml:space="preserve">We are competing for two clusters of keywords simultaneously:</w:t>
      </w:r>
    </w:p>
    <w:p w:rsidR="00000000" w:rsidDel="00000000" w:rsidP="00000000" w:rsidRDefault="00000000" w:rsidRPr="00000000" w14:paraId="0000020C">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Cluster A: The intent keywords</w:t>
      </w:r>
      <w:r w:rsidDel="00000000" w:rsidR="00000000" w:rsidRPr="00000000">
        <w:rPr>
          <w:rtl w:val="0"/>
        </w:rPr>
      </w:r>
    </w:p>
    <w:p w:rsidR="00000000" w:rsidDel="00000000" w:rsidP="00000000" w:rsidRDefault="00000000" w:rsidRPr="00000000" w14:paraId="0000020D">
      <w:pPr>
        <w:spacing w:after="140" w:line="300" w:lineRule="auto"/>
        <w:rPr/>
      </w:pPr>
      <w:r w:rsidDel="00000000" w:rsidR="00000000" w:rsidRPr="00000000">
        <w:rPr>
          <w:rtl w:val="0"/>
        </w:rPr>
        <w:t xml:space="preserve">People who type "calorie counter," "macro tracker," "weight loss," "fitness app" into the App Store. Highest volume, highest competition. We do not win here on the strength of the name alone — but we appear, and our screenshots do the differentiation work.</w:t>
      </w:r>
    </w:p>
    <w:p w:rsidR="00000000" w:rsidDel="00000000" w:rsidP="00000000" w:rsidRDefault="00000000" w:rsidRPr="00000000" w14:paraId="0000020E">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Cluster B: The brand-led keywords</w:t>
      </w:r>
      <w:r w:rsidDel="00000000" w:rsidR="00000000" w:rsidRPr="00000000">
        <w:rPr>
          <w:rtl w:val="0"/>
        </w:rPr>
      </w:r>
    </w:p>
    <w:p w:rsidR="00000000" w:rsidDel="00000000" w:rsidP="00000000" w:rsidRDefault="00000000" w:rsidRPr="00000000" w14:paraId="0000020F">
      <w:pPr>
        <w:spacing w:after="140" w:line="300" w:lineRule="auto"/>
        <w:rPr/>
      </w:pPr>
      <w:r w:rsidDel="00000000" w:rsidR="00000000" w:rsidRPr="00000000">
        <w:rPr>
          <w:rtl w:val="0"/>
        </w:rPr>
        <w:t xml:space="preserve">People who searched our brand because they heard about it elsewhere. "Hunger app," "hunger fitness," "hunger calorie," "stay hungry app." Lower volume, near-100% conversion. The cluster that grows as our brand grows. The cluster we own.</w:t>
      </w:r>
    </w:p>
    <w:p w:rsidR="00000000" w:rsidDel="00000000" w:rsidP="00000000" w:rsidRDefault="00000000" w:rsidRPr="00000000" w14:paraId="00000210">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SCREENSHOTS (AND HOW THEY DIFFER FROM INCUMBENTS)</w:t>
      </w:r>
      <w:r w:rsidDel="00000000" w:rsidR="00000000" w:rsidRPr="00000000">
        <w:rPr>
          <w:rtl w:val="0"/>
        </w:rPr>
      </w:r>
    </w:p>
    <w:p w:rsidR="00000000" w:rsidDel="00000000" w:rsidP="00000000" w:rsidRDefault="00000000" w:rsidRPr="00000000" w14:paraId="00000211">
      <w:pPr>
        <w:spacing w:after="140" w:line="300" w:lineRule="auto"/>
        <w:rPr/>
      </w:pPr>
      <w:r w:rsidDel="00000000" w:rsidR="00000000" w:rsidRPr="00000000">
        <w:rPr>
          <w:rtl w:val="0"/>
        </w:rPr>
        <w:t xml:space="preserve">Every other fitness app's App Store screenshots are dashboard shots with feature callouts. "Track your macros. Hit your goals. Crush your week." Same screenshot, six times. Ours are different.</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Screenshot 1: The manifesto. Bone background, blood text. "The diet industry spent fifty years telling you to ignore your hunger. We built an app that listens to it." No UI. Pure brand. The hero screenshot is the position, not the product.</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Screenshot 2: The dashboard screen. Dark, with the day's manifesto headline ("Stay Hungry." or "Eat the sandwich." depending on context). UI is visible but secondary.</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Screenshot 3: The AI coach. A real chat exchange. The coach's voice doing what the brand promises.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Screenshot 4: The fueling alert. "You're under-fueling by ~400 today. Eat." The differentiator screenshot.</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Screenshot 5: The community / merch shot. A user wearing the shirt, the Discord visible. The cult layer.</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Screenshot 6 (optional): The ethics commitment. Plain text. "What we won't do."</w:t>
      </w:r>
    </w:p>
    <w:p w:rsidR="00000000" w:rsidDel="00000000" w:rsidP="00000000" w:rsidRDefault="00000000" w:rsidRPr="00000000" w14:paraId="00000218">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REVIEWS &amp; RATINGS STRATEGY</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 in-app prompt for reviews after the user has used the app for 7 consecutive days. Not before. Early prompts get garbage data.</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every review for the first 12 months. Every single one, including the 5-stars. The brand-lead co-founder or community lead. Personally. Technical co-founder responds to the harshest ones.</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offer in-app incentive for reviews. Apple policy violation, and it skews data.</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review rating drops below 4.3, we pause all paid spend until we understand why. Paid traffic into a low-rated listing wastes money.</w:t>
      </w:r>
    </w:p>
    <w:p w:rsidR="00000000" w:rsidDel="00000000" w:rsidP="00000000" w:rsidRDefault="00000000" w:rsidRPr="00000000" w14:paraId="0000021D">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13. THE CULT</w:t>
      </w:r>
      <w:r w:rsidDel="00000000" w:rsidR="00000000" w:rsidRPr="00000000">
        <w:rPr>
          <w:rtl w:val="0"/>
        </w:rPr>
      </w:r>
    </w:p>
    <w:p w:rsidR="00000000" w:rsidDel="00000000" w:rsidP="00000000" w:rsidRDefault="00000000" w:rsidRPr="00000000" w14:paraId="0000021E">
      <w:pPr>
        <w:spacing w:after="360" w:lineRule="auto"/>
        <w:rPr/>
      </w:pPr>
      <w:r w:rsidDel="00000000" w:rsidR="00000000" w:rsidRPr="00000000">
        <w:rPr>
          <w:rFonts w:ascii="Consolas" w:cs="Consolas" w:eastAsia="Consolas" w:hAnsi="Consolas"/>
          <w:b w:val="1"/>
          <w:bCs w:val="1"/>
          <w:color w:val="b8001f"/>
          <w:sz w:val="16"/>
          <w:szCs w:val="16"/>
          <w:rtl w:val="0"/>
        </w:rPr>
        <w:t xml:space="preserve">13 / 24</w:t>
      </w:r>
      <w:r w:rsidDel="00000000" w:rsidR="00000000" w:rsidRPr="00000000">
        <w:rPr>
          <w:rFonts w:ascii="Consolas" w:cs="Consolas" w:eastAsia="Consolas" w:hAnsi="Consolas"/>
          <w:color w:val="555555"/>
          <w:sz w:val="16"/>
          <w:szCs w:val="16"/>
          <w:rtl w:val="0"/>
        </w:rPr>
        <w:t xml:space="preserve">    COMMUNITY STRATEGY</w:t>
      </w:r>
      <w:r w:rsidDel="00000000" w:rsidR="00000000" w:rsidRPr="00000000">
        <w:rPr>
          <w:rtl w:val="0"/>
        </w:rPr>
      </w:r>
    </w:p>
    <w:p w:rsidR="00000000" w:rsidDel="00000000" w:rsidP="00000000" w:rsidRDefault="00000000" w:rsidRPr="00000000" w14:paraId="0000021F">
      <w:pPr>
        <w:pBdr>
          <w:left w:color="b8001f" w:space="16" w:sz="24" w:val="single"/>
        </w:pBdr>
        <w:spacing w:after="220" w:before="220" w:lineRule="auto"/>
        <w:ind w:left="240" w:firstLine="0"/>
        <w:rPr/>
      </w:pPr>
      <w:r w:rsidDel="00000000" w:rsidR="00000000" w:rsidRPr="00000000">
        <w:rPr>
          <w:rFonts w:ascii="Georgia" w:cs="Georgia" w:eastAsia="Georgia" w:hAnsi="Georgia"/>
          <w:i w:val="1"/>
          <w:iCs w:val="1"/>
          <w:color w:val="0a0a0a"/>
          <w:sz w:val="26"/>
          <w:szCs w:val="26"/>
          <w:rtl w:val="0"/>
        </w:rPr>
        <w:t xml:space="preserve">"The cheapest customer acquisition cost in startup history is a believer who already paid you. Most companies treat believers like satisfied customers. We treat them like co-founders."</w:t>
      </w:r>
      <w:r w:rsidDel="00000000" w:rsidR="00000000" w:rsidRPr="00000000">
        <w:rPr>
          <w:rtl w:val="0"/>
        </w:rPr>
      </w:r>
    </w:p>
    <w:p w:rsidR="00000000" w:rsidDel="00000000" w:rsidP="00000000" w:rsidRDefault="00000000" w:rsidRPr="00000000" w14:paraId="00000220">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FOUR COMMUNITY SURFACES</w:t>
      </w:r>
      <w:r w:rsidDel="00000000" w:rsidR="00000000" w:rsidRPr="00000000">
        <w:rPr>
          <w:rtl w:val="0"/>
        </w:rPr>
      </w:r>
    </w:p>
    <w:p w:rsidR="00000000" w:rsidDel="00000000" w:rsidP="00000000" w:rsidRDefault="00000000" w:rsidRPr="00000000" w14:paraId="00000221">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Surface 1 — The Discord</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 invite-only initially, opens to all subscribers in Month 3.</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Channels: #training (workout sharing, form check), #fuel (food/recipe sharing, no calorie talk), #hot-takes (the manifesto in conversation), #irl (meetups, events, merch), #ask-a-coach (advisor-staffed once a week).</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Strict moderation policy: no body-comp talk, no before-and-afters, no "how do I lose 10 pounds" — those questions go to the AI coach in-app, not to the community. The moderation rules are themselves brand voice.</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Founder appears in chat 2x/week minimum. Once announced (so the community knows when to be there), once unannounced (so it feels like a friend dropping by).</w:t>
      </w:r>
    </w:p>
    <w:p w:rsidR="00000000" w:rsidDel="00000000" w:rsidP="00000000" w:rsidRDefault="00000000" w:rsidRPr="00000000" w14:paraId="00000226">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Surface 2 — IRL</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1 IRL strategy is minimal but symbolic. One run club in our launch city (Austin, NYC, or LA — wherever the founder is based). Once a month. Open to anyone wearing Hunger merch.</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"Hunger House" pop-up event in Year 1. A weekend-long event in a single city. Lifting + dinner + a manifesto reading + merch. Cost ~$25–40K. ROI is PR and Year 2 fundraising slide, not direct revenue.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Gym partnerships: 3–5 independent gyms in our launch city carry our merch and host monthly meetups. Revenue share on merch. Trade is presence.</w:t>
      </w:r>
    </w:p>
    <w:p w:rsidR="00000000" w:rsidDel="00000000" w:rsidP="00000000" w:rsidRDefault="00000000" w:rsidRPr="00000000" w14:paraId="0000022A">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Surface 3 — Merch as membership</w:t>
      </w:r>
      <w:r w:rsidDel="00000000" w:rsidR="00000000" w:rsidRPr="00000000">
        <w:rPr>
          <w:rtl w:val="0"/>
        </w:rPr>
      </w:r>
    </w:p>
    <w:p w:rsidR="00000000" w:rsidDel="00000000" w:rsidP="00000000" w:rsidRDefault="00000000" w:rsidRPr="00000000" w14:paraId="0000022B">
      <w:pPr>
        <w:spacing w:after="140" w:line="300" w:lineRule="auto"/>
        <w:rPr/>
      </w:pPr>
      <w:r w:rsidDel="00000000" w:rsidR="00000000" w:rsidRPr="00000000">
        <w:rPr>
          <w:rtl w:val="0"/>
        </w:rPr>
        <w:t xml:space="preserve">Owning a Hunger shirt is the most visible expression of being in the cult. The merch program (Section 15) doubles as a membership program. Limited drops. Numbered shirts. The first 100 shirts of the launch capsule are numbered 1/100 through 100/100 and go to founding subscribers.</w:t>
      </w:r>
    </w:p>
    <w:p w:rsidR="00000000" w:rsidDel="00000000" w:rsidP="00000000" w:rsidRDefault="00000000" w:rsidRPr="00000000" w14:paraId="0000022C">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Surface 4 — The newsletter and the founder DM</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Newsletter readers are the most loyal slice. They get first access to merch drops, first invite to IRL events, first looks at product changes. Newsletter is the loyalty surface, not the acquisition surface.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Founder DMs are open on Twitter/X and Instagram for first six months. The founder responds personally to at least 10 DMs per day. The single most under-rated brand-building activity at this stage. It costs nothing, it creates lifelong advocates, and it shapes the founder's intuition about the user.</w:t>
      </w:r>
    </w:p>
    <w:p w:rsidR="00000000" w:rsidDel="00000000" w:rsidP="00000000" w:rsidRDefault="00000000" w:rsidRPr="00000000" w14:paraId="0000022F">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COMMUNITY NORTH-STAR METRIC</w:t>
      </w:r>
      <w:r w:rsidDel="00000000" w:rsidR="00000000" w:rsidRPr="00000000">
        <w:rPr>
          <w:rtl w:val="0"/>
        </w:rPr>
      </w:r>
    </w:p>
    <w:p w:rsidR="00000000" w:rsidDel="00000000" w:rsidP="00000000" w:rsidRDefault="00000000" w:rsidRPr="00000000" w14:paraId="00000230">
      <w:pPr>
        <w:spacing w:after="140" w:line="300" w:lineRule="auto"/>
        <w:rPr/>
      </w:pPr>
      <w:r w:rsidDel="00000000" w:rsidR="00000000" w:rsidRPr="00000000">
        <w:rPr>
          <w:rtl w:val="0"/>
        </w:rPr>
        <w:t xml:space="preserve">Weekly Active Hungry Users (WAHU): the percentage of paying subscribers who do at least one of: post in Discord, attend an IRL event, reshare a brand post, refer a friend, or open more than three push notifications from the app, in a given week. Target: WAHU &gt; 25% by Month 6. WAHU &gt; 40% by Month 12. WAHU is the leading indicator of LTV.</w:t>
      </w:r>
    </w:p>
    <w:p w:rsidR="00000000" w:rsidDel="00000000" w:rsidP="00000000" w:rsidRDefault="00000000" w:rsidRPr="00000000" w14:paraId="00000231">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14. LIFECYCLE</w:t>
      </w:r>
      <w:r w:rsidDel="00000000" w:rsidR="00000000" w:rsidRPr="00000000">
        <w:rPr>
          <w:rtl w:val="0"/>
        </w:rPr>
      </w:r>
    </w:p>
    <w:p w:rsidR="00000000" w:rsidDel="00000000" w:rsidP="00000000" w:rsidRDefault="00000000" w:rsidRPr="00000000" w14:paraId="00000232">
      <w:pPr>
        <w:spacing w:after="360" w:lineRule="auto"/>
        <w:rPr/>
      </w:pPr>
      <w:r w:rsidDel="00000000" w:rsidR="00000000" w:rsidRPr="00000000">
        <w:rPr>
          <w:rFonts w:ascii="Consolas" w:cs="Consolas" w:eastAsia="Consolas" w:hAnsi="Consolas"/>
          <w:b w:val="1"/>
          <w:bCs w:val="1"/>
          <w:color w:val="b8001f"/>
          <w:sz w:val="16"/>
          <w:szCs w:val="16"/>
          <w:rtl w:val="0"/>
        </w:rPr>
        <w:t xml:space="preserve">14 / 24</w:t>
      </w:r>
      <w:r w:rsidDel="00000000" w:rsidR="00000000" w:rsidRPr="00000000">
        <w:rPr>
          <w:rFonts w:ascii="Consolas" w:cs="Consolas" w:eastAsia="Consolas" w:hAnsi="Consolas"/>
          <w:color w:val="555555"/>
          <w:sz w:val="16"/>
          <w:szCs w:val="16"/>
          <w:rtl w:val="0"/>
        </w:rPr>
        <w:t xml:space="preserve">    RETENTION · EMAIL · PUSH</w:t>
      </w:r>
      <w:r w:rsidDel="00000000" w:rsidR="00000000" w:rsidRPr="00000000">
        <w:rPr>
          <w:rtl w:val="0"/>
        </w:rPr>
      </w:r>
    </w:p>
    <w:p w:rsidR="00000000" w:rsidDel="00000000" w:rsidP="00000000" w:rsidRDefault="00000000" w:rsidRPr="00000000" w14:paraId="00000233">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LIFECYCLE THESIS</w:t>
      </w:r>
      <w:r w:rsidDel="00000000" w:rsidR="00000000" w:rsidRPr="00000000">
        <w:rPr>
          <w:rtl w:val="0"/>
        </w:rPr>
      </w:r>
    </w:p>
    <w:p w:rsidR="00000000" w:rsidDel="00000000" w:rsidP="00000000" w:rsidRDefault="00000000" w:rsidRPr="00000000" w14:paraId="00000234">
      <w:pPr>
        <w:spacing w:after="140" w:line="300" w:lineRule="auto"/>
        <w:rPr/>
      </w:pPr>
      <w:r w:rsidDel="00000000" w:rsidR="00000000" w:rsidRPr="00000000">
        <w:rPr>
          <w:rtl w:val="0"/>
        </w:rPr>
        <w:t xml:space="preserve">Acquisition is the headline. Retention is the business. Every dollar we spend acquiring a user who churns in 30 days is a wasted dollar. Lifecycle marketing is the discipline of making sure that doesn't happen.</w:t>
      </w:r>
    </w:p>
    <w:p w:rsidR="00000000" w:rsidDel="00000000" w:rsidP="00000000" w:rsidRDefault="00000000" w:rsidRPr="00000000" w14:paraId="00000235">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FIVE LIFECYCLE MOMENTS</w:t>
      </w:r>
      <w:r w:rsidDel="00000000" w:rsidR="00000000" w:rsidRPr="00000000">
        <w:rPr>
          <w:rtl w:val="0"/>
        </w:rPr>
      </w:r>
    </w:p>
    <w:p w:rsidR="00000000" w:rsidDel="00000000" w:rsidP="00000000" w:rsidRDefault="00000000" w:rsidRPr="00000000" w14:paraId="00000236">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Moment 1 — Onboarding (Days 0–3)</w:t>
      </w:r>
      <w:r w:rsidDel="00000000" w:rsidR="00000000" w:rsidRPr="00000000">
        <w:rPr>
          <w:rtl w:val="0"/>
        </w:rPr>
      </w:r>
    </w:p>
    <w:p w:rsidR="00000000" w:rsidDel="00000000" w:rsidP="00000000" w:rsidRDefault="00000000" w:rsidRPr="00000000" w14:paraId="00000237">
      <w:pPr>
        <w:spacing w:after="140" w:line="300" w:lineRule="auto"/>
        <w:rPr/>
      </w:pPr>
      <w:r w:rsidDel="00000000" w:rsidR="00000000" w:rsidRPr="00000000">
        <w:rPr>
          <w:rtl w:val="0"/>
        </w:rPr>
        <w:t xml:space="preserve">Goal: get the user to their first "the AI coach said something I didn't expect" moment within 24 hours of install. Specific actions: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1 (immediate on install): "Welcome. Here's the manifesto." Single button to read it. No feature pitch.</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2 (24 hours): "Your AI coach has a name. Meet [Coach name]." Drive into the in-app coach experience.</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 1 (2 hours after install): "Hi. Open me when you have ten minutes. Not a second sooner." Brand voice from minute one.</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 2 (Day 2): A specific, useful nudge based on the day-1 data: "You logged dinner yesterday. You didn't log breakfast or lunch. Skip if you skip. We're not going to chase you. But we're here when you're ready."</w:t>
      </w:r>
    </w:p>
    <w:p w:rsidR="00000000" w:rsidDel="00000000" w:rsidP="00000000" w:rsidRDefault="00000000" w:rsidRPr="00000000" w14:paraId="0000023C">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Moment 2 — Activation (Days 4–14)</w:t>
      </w:r>
      <w:r w:rsidDel="00000000" w:rsidR="00000000" w:rsidRPr="00000000">
        <w:rPr>
          <w:rtl w:val="0"/>
        </w:rPr>
      </w:r>
    </w:p>
    <w:p w:rsidR="00000000" w:rsidDel="00000000" w:rsidP="00000000" w:rsidRDefault="00000000" w:rsidRPr="00000000" w14:paraId="0000023D">
      <w:pPr>
        <w:spacing w:after="140" w:line="300" w:lineRule="auto"/>
        <w:rPr/>
      </w:pPr>
      <w:r w:rsidDel="00000000" w:rsidR="00000000" w:rsidRPr="00000000">
        <w:rPr>
          <w:rtl w:val="0"/>
        </w:rPr>
        <w:t xml:space="preserve">Goal: log/use the app for 7 consecutive days. The single strongest leading indicator of retention. Specific actions:</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 at Day 7 streak: "Seven days. Now do seven more." Identity reinforcement, not gamification.</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at Day 10: An invitation to Discord. Not pushed too early.</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In-app: surface the first AI coach "earned" interaction — once the user has 7 days of logged data, the coach starts giving pattern-based advice. The "earned data" trigger is itself a retention mechanic.</w:t>
      </w:r>
    </w:p>
    <w:p w:rsidR="00000000" w:rsidDel="00000000" w:rsidP="00000000" w:rsidRDefault="00000000" w:rsidRPr="00000000" w14:paraId="00000241">
      <w:pPr>
        <w:spacing w:after="100" w:before="180" w:lineRule="auto"/>
        <w:rPr/>
      </w:pPr>
      <w:sdt>
        <w:sdtPr>
          <w:id w:val="-1888812818"/>
          <w:tag w:val="goog_rdk_4"/>
        </w:sdtPr>
        <w:sdtContent>
          <w:r w:rsidDel="00000000" w:rsidR="00000000" w:rsidRPr="00000000">
            <w:rPr>
              <w:rFonts w:ascii="Arial Unicode MS" w:cs="Arial Unicode MS" w:eastAsia="Arial Unicode MS" w:hAnsi="Arial Unicode MS"/>
              <w:b w:val="1"/>
              <w:bCs w:val="1"/>
              <w:color w:val="0a0a0a"/>
              <w:sz w:val="20"/>
              <w:szCs w:val="20"/>
              <w:rtl w:val="0"/>
            </w:rPr>
            <w:t xml:space="preserve">Moment 3 — Trial → Paid (Days 14–30)</w:t>
          </w:r>
        </w:sdtContent>
      </w:sdt>
      <w:r w:rsidDel="00000000" w:rsidR="00000000" w:rsidRPr="00000000">
        <w:rPr>
          <w:rtl w:val="0"/>
        </w:rPr>
      </w:r>
    </w:p>
    <w:p w:rsidR="00000000" w:rsidDel="00000000" w:rsidP="00000000" w:rsidRDefault="00000000" w:rsidRPr="00000000" w14:paraId="00000242">
      <w:pPr>
        <w:spacing w:after="140" w:line="300" w:lineRule="auto"/>
        <w:rPr/>
      </w:pPr>
      <w:r w:rsidDel="00000000" w:rsidR="00000000" w:rsidRPr="00000000">
        <w:rPr>
          <w:rtl w:val="0"/>
        </w:rPr>
        <w:t xml:space="preserve">Goal: convert trial users to paid. The conversion moment most apps mishandle by being pushy. Our version:</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12 (2 days before trial ends): "Your trial ends in two days. Here's the math: if Hunger is worth a coffee a month to you, stay. If not, leave honestly. Either is fine." The opt-out frame paradoxically converts higher because it's honest.</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14 (trial end): A single email and a single push, both calm. No urgency. No FOMO. "If you want to stay, here's the button."</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16 (post-expiration if not converted): "We saw you didn't continue. Here's what we'd want to know: what could we have done better? Reply to this email. The founder reads them." Often converts the lapsed user by the response itself.</w:t>
      </w:r>
    </w:p>
    <w:p w:rsidR="00000000" w:rsidDel="00000000" w:rsidP="00000000" w:rsidRDefault="00000000" w:rsidRPr="00000000" w14:paraId="00000246">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Moment 4 — Long-term retention (Days 30+)</w:t>
      </w:r>
      <w:r w:rsidDel="00000000" w:rsidR="00000000" w:rsidRPr="00000000">
        <w:rPr>
          <w:rtl w:val="0"/>
        </w:rPr>
      </w:r>
    </w:p>
    <w:p w:rsidR="00000000" w:rsidDel="00000000" w:rsidP="00000000" w:rsidRDefault="00000000" w:rsidRPr="00000000" w14:paraId="00000247">
      <w:pPr>
        <w:spacing w:after="140" w:line="300" w:lineRule="auto"/>
        <w:rPr/>
      </w:pPr>
      <w:r w:rsidDel="00000000" w:rsidR="00000000" w:rsidRPr="00000000">
        <w:rPr>
          <w:rtl w:val="0"/>
        </w:rPr>
        <w:t xml:space="preserve">Goal: deepen the relationship. The post-honeymoon period when most apps lose users invisibly. Our defense is identity, not features.</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"Hungry State of the Union" email from the founder. Honest. "Here's where we are. Here's what we shipped. Here's what we didn't." The transparency creates loyalty no feature can buy.</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Quarterly merch drop. Even users who don't buy see the drop and remember the brand. Re-engagement push tied to the drop.</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Anniversary moment at Day 365: a personalized note from the founder (templated, but feels personal), a free piece of merch, and a public callout if the user wants one. The 365-day cohort is the loyalty backbone.</w:t>
      </w:r>
    </w:p>
    <w:p w:rsidR="00000000" w:rsidDel="00000000" w:rsidP="00000000" w:rsidRDefault="00000000" w:rsidRPr="00000000" w14:paraId="0000024B">
      <w:pPr>
        <w:spacing w:after="100" w:before="180" w:lineRule="auto"/>
        <w:rPr/>
      </w:pPr>
      <w:r w:rsidDel="00000000" w:rsidR="00000000" w:rsidRPr="00000000">
        <w:rPr>
          <w:rFonts w:ascii="Arial Black" w:cs="Arial Black" w:eastAsia="Arial Black" w:hAnsi="Arial Black"/>
          <w:b w:val="1"/>
          <w:bCs w:val="1"/>
          <w:color w:val="0a0a0a"/>
          <w:sz w:val="20"/>
          <w:szCs w:val="20"/>
          <w:rtl w:val="0"/>
        </w:rPr>
        <w:t xml:space="preserve">Moment 5 — Win-back (Churned users)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days post-churn: An honest email asking why. Reply-based, not surveyed.</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90 days post-churn: A new manifesto post, a new product update, a soft "if you're back in the season for this, we're here" note. No discount. We do not discount the subscription. Discounts are how brands tell users their pricing isn't real.</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365 days post-churn: One final, honest "this is the last time we'll write" email. The act of saying it earns the open.</w:t>
      </w:r>
    </w:p>
    <w:p w:rsidR="00000000" w:rsidDel="00000000" w:rsidP="00000000" w:rsidRDefault="00000000" w:rsidRPr="00000000" w14:paraId="0000024F">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STREAK (WITHOUT BECOMING DUOLINGO)</w:t>
      </w:r>
      <w:r w:rsidDel="00000000" w:rsidR="00000000" w:rsidRPr="00000000">
        <w:rPr>
          <w:rtl w:val="0"/>
        </w:rPr>
      </w:r>
    </w:p>
    <w:p w:rsidR="00000000" w:rsidDel="00000000" w:rsidP="00000000" w:rsidRDefault="00000000" w:rsidRPr="00000000" w14:paraId="00000250">
      <w:pPr>
        <w:spacing w:after="140" w:line="300" w:lineRule="auto"/>
        <w:rPr/>
      </w:pPr>
      <w:r w:rsidDel="00000000" w:rsidR="00000000" w:rsidRPr="00000000">
        <w:rPr>
          <w:rtl w:val="0"/>
        </w:rPr>
        <w:t xml:space="preserve">Streaks are the single most over-used retention mechanic in app design and the single most effective one. The risk with streaks in a calorie-tracking-adjacent app is that they can trigger compulsive use, which we don't want. Our streak design:</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streak is for "showing up," not for "hitting goals." Logging a single bite of food counts. Opening the app counts. We do not gamify restriction.</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streak has built-in "rest days." Twice a month, the streak doesn't tick. We tell users this upfront. Rest is the feature, not the bug.</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user breaks a streak, we don't shame. We send a single push: "You broke your streak. The streak doesn't matter. Show up again today."</w:t>
      </w:r>
    </w:p>
    <w:p w:rsidR="00000000" w:rsidDel="00000000" w:rsidP="00000000" w:rsidRDefault="00000000" w:rsidRPr="00000000" w14:paraId="00000254">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15. MERCH</w:t>
      </w:r>
      <w:r w:rsidDel="00000000" w:rsidR="00000000" w:rsidRPr="00000000">
        <w:rPr>
          <w:rtl w:val="0"/>
        </w:rPr>
      </w:r>
    </w:p>
    <w:p w:rsidR="00000000" w:rsidDel="00000000" w:rsidP="00000000" w:rsidRDefault="00000000" w:rsidRPr="00000000" w14:paraId="00000255">
      <w:pPr>
        <w:spacing w:after="360" w:lineRule="auto"/>
        <w:rPr/>
      </w:pPr>
      <w:r w:rsidDel="00000000" w:rsidR="00000000" w:rsidRPr="00000000">
        <w:rPr>
          <w:rFonts w:ascii="Consolas" w:cs="Consolas" w:eastAsia="Consolas" w:hAnsi="Consolas"/>
          <w:b w:val="1"/>
          <w:bCs w:val="1"/>
          <w:color w:val="b8001f"/>
          <w:sz w:val="16"/>
          <w:szCs w:val="16"/>
          <w:rtl w:val="0"/>
        </w:rPr>
        <w:t xml:space="preserve">15 / 24</w:t>
      </w:r>
      <w:r w:rsidDel="00000000" w:rsidR="00000000" w:rsidRPr="00000000">
        <w:rPr>
          <w:rFonts w:ascii="Consolas" w:cs="Consolas" w:eastAsia="Consolas" w:hAnsi="Consolas"/>
          <w:color w:val="555555"/>
          <w:sz w:val="16"/>
          <w:szCs w:val="16"/>
          <w:rtl w:val="0"/>
        </w:rPr>
        <w:t xml:space="preserve">    MERCH AS MEDIA</w:t>
      </w:r>
      <w:r w:rsidDel="00000000" w:rsidR="00000000" w:rsidRPr="00000000">
        <w:rPr>
          <w:rtl w:val="0"/>
        </w:rPr>
      </w:r>
    </w:p>
    <w:p w:rsidR="00000000" w:rsidDel="00000000" w:rsidP="00000000" w:rsidRDefault="00000000" w:rsidRPr="00000000" w14:paraId="00000256">
      <w:pPr>
        <w:pBdr>
          <w:left w:color="b8001f" w:space="16" w:sz="24" w:val="single"/>
        </w:pBdr>
        <w:spacing w:after="220" w:before="220" w:lineRule="auto"/>
        <w:ind w:left="240" w:firstLine="0"/>
        <w:rPr/>
      </w:pPr>
      <w:r w:rsidDel="00000000" w:rsidR="00000000" w:rsidRPr="00000000">
        <w:rPr>
          <w:rFonts w:ascii="Georgia" w:cs="Georgia" w:eastAsia="Georgia" w:hAnsi="Georgia"/>
          <w:i w:val="1"/>
          <w:iCs w:val="1"/>
          <w:color w:val="0a0a0a"/>
          <w:sz w:val="26"/>
          <w:szCs w:val="26"/>
          <w:rtl w:val="0"/>
        </w:rPr>
        <w:t xml:space="preserve">"A great shirt is the cheapest paid ad in marketing. Someone else wears it for free, in public, in your target audience's exact field of view."</w:t>
      </w:r>
      <w:r w:rsidDel="00000000" w:rsidR="00000000" w:rsidRPr="00000000">
        <w:rPr>
          <w:rtl w:val="0"/>
        </w:rPr>
      </w:r>
    </w:p>
    <w:p w:rsidR="00000000" w:rsidDel="00000000" w:rsidP="00000000" w:rsidRDefault="00000000" w:rsidRPr="00000000" w14:paraId="00000257">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MERCH PHILOSOPHY</w:t>
      </w:r>
      <w:r w:rsidDel="00000000" w:rsidR="00000000" w:rsidRPr="00000000">
        <w:rPr>
          <w:rtl w:val="0"/>
        </w:rPr>
      </w:r>
    </w:p>
    <w:p w:rsidR="00000000" w:rsidDel="00000000" w:rsidP="00000000" w:rsidRDefault="00000000" w:rsidRPr="00000000" w14:paraId="00000258">
      <w:pPr>
        <w:spacing w:after="140" w:line="300" w:lineRule="auto"/>
        <w:rPr/>
      </w:pPr>
      <w:r w:rsidDel="00000000" w:rsidR="00000000" w:rsidRPr="00000000">
        <w:rPr>
          <w:rtl w:val="0"/>
        </w:rPr>
        <w:t xml:space="preserve">Most software companies treat merch as swag — give it away at conferences, log a small expense. Liquid Death's most strategically important asset is its merch program — they sell shirts at full margin, the shirts are the marketing, and the merch business is itself profitable. We adopt the model wholesale.</w:t>
      </w:r>
    </w:p>
    <w:p w:rsidR="00000000" w:rsidDel="00000000" w:rsidP="00000000" w:rsidRDefault="00000000" w:rsidRPr="00000000" w14:paraId="00000259">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MERCH AS MEDIA CALENDAR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3744"/>
        <w:gridCol w:w="1872"/>
        <w:gridCol w:w="1872"/>
        <w:tblGridChange w:id="0">
          <w:tblGrid>
            <w:gridCol w:w="1872"/>
            <w:gridCol w:w="3744"/>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5A">
            <w:pPr>
              <w:rPr/>
            </w:pPr>
            <w:r w:rsidDel="00000000" w:rsidR="00000000" w:rsidRPr="00000000">
              <w:rPr>
                <w:rFonts w:ascii="Consolas" w:cs="Consolas" w:eastAsia="Consolas" w:hAnsi="Consolas"/>
                <w:b w:val="1"/>
                <w:bCs w:val="1"/>
                <w:smallCaps w:val="1"/>
                <w:color w:val="f5f1e8"/>
                <w:sz w:val="16"/>
                <w:szCs w:val="16"/>
                <w:rtl w:val="0"/>
              </w:rPr>
              <w:t xml:space="preserve">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5B">
            <w:pPr>
              <w:rPr/>
            </w:pPr>
            <w:r w:rsidDel="00000000" w:rsidR="00000000" w:rsidRPr="00000000">
              <w:rPr>
                <w:rFonts w:ascii="Consolas" w:cs="Consolas" w:eastAsia="Consolas" w:hAnsi="Consolas"/>
                <w:b w:val="1"/>
                <w:bCs w:val="1"/>
                <w:smallCaps w:val="1"/>
                <w:color w:val="f5f1e8"/>
                <w:sz w:val="16"/>
                <w:szCs w:val="16"/>
                <w:rtl w:val="0"/>
              </w:rPr>
              <w:t xml:space="preserve">CAPSULE 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5C">
            <w:pPr>
              <w:rPr/>
            </w:pPr>
            <w:r w:rsidDel="00000000" w:rsidR="00000000" w:rsidRPr="00000000">
              <w:rPr>
                <w:rFonts w:ascii="Consolas" w:cs="Consolas" w:eastAsia="Consolas" w:hAnsi="Consolas"/>
                <w:b w:val="1"/>
                <w:bCs w:val="1"/>
                <w:smallCaps w:val="1"/>
                <w:color w:val="f5f1e8"/>
                <w:sz w:val="16"/>
                <w:szCs w:val="16"/>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5D">
            <w:pPr>
              <w:rPr/>
            </w:pPr>
            <w:r w:rsidDel="00000000" w:rsidR="00000000" w:rsidRPr="00000000">
              <w:rPr>
                <w:rFonts w:ascii="Consolas" w:cs="Consolas" w:eastAsia="Consolas" w:hAnsi="Consolas"/>
                <w:b w:val="1"/>
                <w:bCs w:val="1"/>
                <w:smallCaps w:val="1"/>
                <w:color w:val="f5f1e8"/>
                <w:sz w:val="16"/>
                <w:szCs w:val="16"/>
                <w:rtl w:val="0"/>
              </w:rPr>
              <w:t xml:space="preserve">RUN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5E">
            <w:pPr>
              <w:rPr/>
            </w:pPr>
            <w:r w:rsidDel="00000000" w:rsidR="00000000" w:rsidRPr="00000000">
              <w:rPr>
                <w:b w:val="1"/>
                <w:bCs w:val="1"/>
                <w:color w:val="0a0a0a"/>
                <w:sz w:val="20"/>
                <w:szCs w:val="20"/>
                <w:rtl w:val="0"/>
              </w:rPr>
              <w:t xml:space="preserve">Capsule 01 — Founding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5F">
            <w:pPr>
              <w:rPr/>
            </w:pPr>
            <w:r w:rsidDel="00000000" w:rsidR="00000000" w:rsidRPr="00000000">
              <w:rPr>
                <w:color w:val="0a0a0a"/>
                <w:sz w:val="20"/>
                <w:szCs w:val="20"/>
                <w:rtl w:val="0"/>
              </w:rPr>
              <w:t xml:space="preserve">Three shirts: "Stay Hungry." / "Your Diet App Lied To You." / "Eat More. Weigh Less Often." First 100 of each numbered 1–100, hand-signed by founder.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60">
            <w:pPr>
              <w:rPr/>
            </w:pPr>
            <w:r w:rsidDel="00000000" w:rsidR="00000000" w:rsidRPr="00000000">
              <w:rPr>
                <w:color w:val="0a0a0a"/>
                <w:sz w:val="20"/>
                <w:szCs w:val="20"/>
                <w:rtl w:val="0"/>
              </w:rPr>
              <w:t xml:space="preserve">Day 0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61">
            <w:pPr>
              <w:rPr/>
            </w:pPr>
            <w:r w:rsidDel="00000000" w:rsidR="00000000" w:rsidRPr="00000000">
              <w:rPr>
                <w:color w:val="0a0a0a"/>
                <w:sz w:val="20"/>
                <w:szCs w:val="20"/>
                <w:rtl w:val="0"/>
              </w:rPr>
              <w:t xml:space="preserve">500 per design (1,500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62">
            <w:pPr>
              <w:rPr/>
            </w:pPr>
            <w:r w:rsidDel="00000000" w:rsidR="00000000" w:rsidRPr="00000000">
              <w:rPr>
                <w:b w:val="1"/>
                <w:bCs w:val="1"/>
                <w:color w:val="0a0a0a"/>
                <w:sz w:val="20"/>
                <w:szCs w:val="20"/>
                <w:rtl w:val="0"/>
              </w:rPr>
              <w:t xml:space="preserve">Capsule 02 — Refusal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63">
            <w:pPr>
              <w:rPr/>
            </w:pPr>
            <w:r w:rsidDel="00000000" w:rsidR="00000000" w:rsidRPr="00000000">
              <w:rPr>
                <w:color w:val="0a0a0a"/>
                <w:sz w:val="20"/>
                <w:szCs w:val="20"/>
                <w:rtl w:val="0"/>
              </w:rPr>
              <w:t xml:space="preserve">A jacket. One piece. "I refuse the lie" embroidered in blood-red on the inside placket, invisible from outside. The merch as private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64">
            <w:pPr>
              <w:rPr/>
            </w:pPr>
            <w:r w:rsidDel="00000000" w:rsidR="00000000" w:rsidRPr="00000000">
              <w:rPr>
                <w:color w:val="0a0a0a"/>
                <w:sz w:val="20"/>
                <w:szCs w:val="20"/>
                <w:rtl w:val="0"/>
              </w:rPr>
              <w:t xml:space="preserve">Q1 (Month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65">
            <w:pPr>
              <w:rPr/>
            </w:pPr>
            <w:r w:rsidDel="00000000" w:rsidR="00000000" w:rsidRPr="00000000">
              <w:rPr>
                <w:color w:val="0a0a0a"/>
                <w:sz w:val="20"/>
                <w:szCs w:val="20"/>
                <w:rtl w:val="0"/>
              </w:rPr>
              <w:t xml:space="preserve">200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66">
            <w:pPr>
              <w:rPr/>
            </w:pPr>
            <w:r w:rsidDel="00000000" w:rsidR="00000000" w:rsidRPr="00000000">
              <w:rPr>
                <w:b w:val="1"/>
                <w:bCs w:val="1"/>
                <w:color w:val="0a0a0a"/>
                <w:sz w:val="20"/>
                <w:szCs w:val="20"/>
                <w:rtl w:val="0"/>
              </w:rPr>
              <w:t xml:space="preserve">Capsule 03 — Athletes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67">
            <w:pPr>
              <w:rPr/>
            </w:pPr>
            <w:r w:rsidDel="00000000" w:rsidR="00000000" w:rsidRPr="00000000">
              <w:rPr>
                <w:color w:val="0a0a0a"/>
                <w:sz w:val="20"/>
                <w:szCs w:val="20"/>
                <w:rtl w:val="0"/>
              </w:rPr>
              <w:t xml:space="preserve">Co-designed with our top creator athlete partners. Their name on the back, our manifesto on the 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68">
            <w:pPr>
              <w:rPr/>
            </w:pPr>
            <w:r w:rsidDel="00000000" w:rsidR="00000000" w:rsidRPr="00000000">
              <w:rPr>
                <w:color w:val="0a0a0a"/>
                <w:sz w:val="20"/>
                <w:szCs w:val="20"/>
                <w:rtl w:val="0"/>
              </w:rPr>
              <w:t xml:space="preserve">Q2 (Month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69">
            <w:pPr>
              <w:rPr/>
            </w:pPr>
            <w:r w:rsidDel="00000000" w:rsidR="00000000" w:rsidRPr="00000000">
              <w:rPr>
                <w:color w:val="0a0a0a"/>
                <w:sz w:val="20"/>
                <w:szCs w:val="20"/>
                <w:rtl w:val="0"/>
              </w:rPr>
              <w:t xml:space="preserve">500 units (mixed designs)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6A">
            <w:pPr>
              <w:rPr/>
            </w:pPr>
            <w:r w:rsidDel="00000000" w:rsidR="00000000" w:rsidRPr="00000000">
              <w:rPr>
                <w:b w:val="1"/>
                <w:bCs w:val="1"/>
                <w:color w:val="0a0a0a"/>
                <w:sz w:val="20"/>
                <w:szCs w:val="20"/>
                <w:rtl w:val="0"/>
              </w:rPr>
              <w:t xml:space="preserve">Capsule 04 — Holiday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6B">
            <w:pPr>
              <w:rPr/>
            </w:pPr>
            <w:r w:rsidDel="00000000" w:rsidR="00000000" w:rsidRPr="00000000">
              <w:rPr>
                <w:color w:val="0a0a0a"/>
                <w:sz w:val="20"/>
                <w:szCs w:val="20"/>
                <w:rtl w:val="0"/>
              </w:rPr>
              <w:t xml:space="preserve">A counter-programming move against the New Year diet industry blitz. "This is the year we eat enough." Shirts + a poster.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6C">
            <w:pPr>
              <w:rPr/>
            </w:pPr>
            <w:r w:rsidDel="00000000" w:rsidR="00000000" w:rsidRPr="00000000">
              <w:rPr>
                <w:color w:val="0a0a0a"/>
                <w:sz w:val="20"/>
                <w:szCs w:val="20"/>
                <w:rtl w:val="0"/>
              </w:rPr>
              <w:t xml:space="preserve">December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6D">
            <w:pPr>
              <w:rPr/>
            </w:pPr>
            <w:r w:rsidDel="00000000" w:rsidR="00000000" w:rsidRPr="00000000">
              <w:rPr>
                <w:color w:val="0a0a0a"/>
                <w:sz w:val="20"/>
                <w:szCs w:val="20"/>
                <w:rtl w:val="0"/>
              </w:rPr>
              <w:t xml:space="preserve">1,000 units</w:t>
            </w:r>
            <w:r w:rsidDel="00000000" w:rsidR="00000000" w:rsidRPr="00000000">
              <w:rPr>
                <w:rtl w:val="0"/>
              </w:rPr>
            </w:r>
          </w:p>
        </w:tc>
      </w:tr>
    </w:tbl>
    <w:p w:rsidR="00000000" w:rsidDel="00000000" w:rsidP="00000000" w:rsidRDefault="00000000" w:rsidRPr="00000000" w14:paraId="0000026E">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ECONOMICS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price: $38–48 for a t-shirt (the Liquid Death tier — premium, not cheap, treated like fashion). Margin target: 55–65% after fulfillment.</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Production model: print-on-demand for tests, screen-printed runs at 200+ unit volumes through a domestic-friendly partner (Bella + Canvas blanks, screen-print partner in LA or NYC for credibility).</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Fulfillment: outsource from Month 1. Do not do this in-house. The opportunity cost of the founder boxing shirts is unforgivable.</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1 target: merch revenue of $80K–150K. Not a meaningful revenue line — a meaningful brand line.</w:t>
      </w:r>
    </w:p>
    <w:p w:rsidR="00000000" w:rsidDel="00000000" w:rsidP="00000000" w:rsidRDefault="00000000" w:rsidRPr="00000000" w14:paraId="00000273">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SHIRT-AS-BILLBOARD MATH</w:t>
      </w:r>
      <w:r w:rsidDel="00000000" w:rsidR="00000000" w:rsidRPr="00000000">
        <w:rPr>
          <w:rtl w:val="0"/>
        </w:rPr>
      </w:r>
    </w:p>
    <w:p w:rsidR="00000000" w:rsidDel="00000000" w:rsidP="00000000" w:rsidRDefault="00000000" w:rsidRPr="00000000" w14:paraId="00000274">
      <w:pPr>
        <w:spacing w:after="140" w:line="300" w:lineRule="auto"/>
        <w:rPr/>
      </w:pPr>
      <w:r w:rsidDel="00000000" w:rsidR="00000000" w:rsidRPr="00000000">
        <w:rPr>
          <w:rtl w:val="0"/>
        </w:rPr>
        <w:t xml:space="preserve">A user buys a shirt for $40. We make $24 in margin. The shirt is worn 30+ times over its life. Each wear is, conservatively, 50–200 impressions in our target demo. That's 1,500–6,000 brand impressions per shirt. The economic equivalent of paid impressions at our target audience cost roughly $0.50 to $2.00 per. We are buying $750–$12,000 of advertising for the cost of producing the shirt. The user paid us to take it home.</w:t>
      </w:r>
    </w:p>
    <w:p w:rsidR="00000000" w:rsidDel="00000000" w:rsidP="00000000" w:rsidRDefault="00000000" w:rsidRPr="00000000" w14:paraId="00000275">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This math is correct in the aggregate, but no individual shirt will hit those numbers. Most shirts will sit in a drawer. The 20% that get worn constantly carry the model. We design accordingly — the best shirts are the ones people want to wear, not the ones with the loudest brand mark. Our wordmark is small on the front. The line is the hero. "Stay Hungry." reads as belief, not advertisement.</w:t>
      </w:r>
      <w:r w:rsidDel="00000000" w:rsidR="00000000" w:rsidRPr="00000000">
        <w:rPr>
          <w:rtl w:val="0"/>
        </w:rPr>
      </w:r>
    </w:p>
    <w:p w:rsidR="00000000" w:rsidDel="00000000" w:rsidP="00000000" w:rsidRDefault="00000000" w:rsidRPr="00000000" w14:paraId="00000276">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16. EARNED MEDIA</w:t>
      </w:r>
      <w:r w:rsidDel="00000000" w:rsidR="00000000" w:rsidRPr="00000000">
        <w:rPr>
          <w:rtl w:val="0"/>
        </w:rPr>
      </w:r>
    </w:p>
    <w:p w:rsidR="00000000" w:rsidDel="00000000" w:rsidP="00000000" w:rsidRDefault="00000000" w:rsidRPr="00000000" w14:paraId="00000277">
      <w:pPr>
        <w:spacing w:after="360" w:lineRule="auto"/>
        <w:rPr/>
      </w:pPr>
      <w:r w:rsidDel="00000000" w:rsidR="00000000" w:rsidRPr="00000000">
        <w:rPr>
          <w:rFonts w:ascii="Consolas" w:cs="Consolas" w:eastAsia="Consolas" w:hAnsi="Consolas"/>
          <w:b w:val="1"/>
          <w:bCs w:val="1"/>
          <w:color w:val="b8001f"/>
          <w:sz w:val="16"/>
          <w:szCs w:val="16"/>
          <w:rtl w:val="0"/>
        </w:rPr>
        <w:t xml:space="preserve">16 / 24</w:t>
      </w:r>
      <w:r w:rsidDel="00000000" w:rsidR="00000000" w:rsidRPr="00000000">
        <w:rPr>
          <w:rFonts w:ascii="Consolas" w:cs="Consolas" w:eastAsia="Consolas" w:hAnsi="Consolas"/>
          <w:color w:val="555555"/>
          <w:sz w:val="16"/>
          <w:szCs w:val="16"/>
          <w:rtl w:val="0"/>
        </w:rPr>
        <w:t xml:space="preserve">    PR · THE LIQUID DEATH PLAYBOOK</w:t>
      </w:r>
      <w:r w:rsidDel="00000000" w:rsidR="00000000" w:rsidRPr="00000000">
        <w:rPr>
          <w:rtl w:val="0"/>
        </w:rPr>
      </w:r>
    </w:p>
    <w:p w:rsidR="00000000" w:rsidDel="00000000" w:rsidP="00000000" w:rsidRDefault="00000000" w:rsidRPr="00000000" w14:paraId="00000278">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PR THESIS</w:t>
      </w:r>
      <w:r w:rsidDel="00000000" w:rsidR="00000000" w:rsidRPr="00000000">
        <w:rPr>
          <w:rtl w:val="0"/>
        </w:rPr>
      </w:r>
    </w:p>
    <w:p w:rsidR="00000000" w:rsidDel="00000000" w:rsidP="00000000" w:rsidRDefault="00000000" w:rsidRPr="00000000" w14:paraId="00000279">
      <w:pPr>
        <w:spacing w:after="140" w:line="300" w:lineRule="auto"/>
        <w:rPr/>
      </w:pPr>
      <w:r w:rsidDel="00000000" w:rsidR="00000000" w:rsidRPr="00000000">
        <w:rPr>
          <w:rtl w:val="0"/>
        </w:rPr>
        <w:t xml:space="preserve">We do not hire a traditional PR agency in Year 1. We do not pitch TechCrunch on the launch. We do not write a press release. The Liquid Death playbook is: become a thing people write about because they want to, not because you asked them. The cost of traditional PR for a brand at our stage is a 5-figure monthly retainer for results that we can achieve for less by being interesting.</w:t>
      </w:r>
    </w:p>
    <w:p w:rsidR="00000000" w:rsidDel="00000000" w:rsidP="00000000" w:rsidRDefault="00000000" w:rsidRPr="00000000" w14:paraId="0000027A">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PRESS WE WANT</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Newsletter-tier writers in the fitness, wellness, and culture space who have small but loyal under-30 audiences (Embedded, Garbage Day, Dirt, Air Mail, Yes Theory, plus the fitness-adjacent culture writers on Substack).</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Podcasts in the fitness space with under-30 listeners. The founder appears on 1–2 per month.</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 magazines with fashion/culture overlap (Highsnobiety, Hypebeast, GQ Sports, SSENSE Editorial) — for the merch, not the app.</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eventual Forbes/Fast Company piece in Year 2, when we have a real revenue story. Year 1 is too early. Pitching it would be embarrassing.</w:t>
      </w:r>
    </w:p>
    <w:p w:rsidR="00000000" w:rsidDel="00000000" w:rsidP="00000000" w:rsidRDefault="00000000" w:rsidRPr="00000000" w14:paraId="0000027F">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PRESS WE DON'T WANT (YET)</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TechCrunch "announced a $X seed round" piece. Not yet. The fundraising story is Year 2.</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Anything in the explicit "diet &amp; wellness" press (Well+Good, MindBodyGreen, Eat This Not That). Wrong audience, wrong frame.</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Generic AI press ("AI startup launches in fitness space"). Generic. Forgettable.</w:t>
      </w:r>
    </w:p>
    <w:p w:rsidR="00000000" w:rsidDel="00000000" w:rsidP="00000000" w:rsidRDefault="00000000" w:rsidRPr="00000000" w14:paraId="00000283">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FOUNDER STORY (CODIFIED)</w:t>
      </w:r>
      <w:r w:rsidDel="00000000" w:rsidR="00000000" w:rsidRPr="00000000">
        <w:rPr>
          <w:rtl w:val="0"/>
        </w:rPr>
      </w:r>
    </w:p>
    <w:p w:rsidR="00000000" w:rsidDel="00000000" w:rsidP="00000000" w:rsidRDefault="00000000" w:rsidRPr="00000000" w14:paraId="00000284">
      <w:pPr>
        <w:spacing w:after="140" w:line="300" w:lineRule="auto"/>
        <w:rPr/>
      </w:pPr>
      <w:r w:rsidDel="00000000" w:rsidR="00000000" w:rsidRPr="00000000">
        <w:rPr>
          <w:rtl w:val="0"/>
        </w:rPr>
        <w:t xml:space="preserve">Every piece of earned coverage will ask the brand-lead co-founder for the origin story. The story has to be tight, true, and repeatable. The three of us draft it together (origin stories work best when all co-founder perspectives are reflected, even if one of us delivers it publicly). We test it on three writer friends before it goes live. The structure is:</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personal — a real, vulnerable moment from the founder's life that puts the diet-industry harm in human terms. (Honest. Not embellished. The truth is more compelling than the version you'd invent.)</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observation — what the founder saw in the category that no one else was naming. Connected to the personal but generalized.</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insight — the strategic call. Why "Hunger" specifically, and why now.</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commitment — the Ethics Document. The thing that distinguishes this from a Liquid Death imitation.</w:t>
      </w:r>
    </w:p>
    <w:p w:rsidR="00000000" w:rsidDel="00000000" w:rsidP="00000000" w:rsidRDefault="00000000" w:rsidRPr="00000000" w14:paraId="00000289">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NARRATIVE BAIT</w:t>
      </w:r>
      <w:r w:rsidDel="00000000" w:rsidR="00000000" w:rsidRPr="00000000">
        <w:rPr>
          <w:rtl w:val="0"/>
        </w:rPr>
      </w:r>
    </w:p>
    <w:p w:rsidR="00000000" w:rsidDel="00000000" w:rsidP="00000000" w:rsidRDefault="00000000" w:rsidRPr="00000000" w14:paraId="0000028A">
      <w:pPr>
        <w:spacing w:after="140" w:line="300" w:lineRule="auto"/>
        <w:rPr/>
      </w:pPr>
      <w:r w:rsidDel="00000000" w:rsidR="00000000" w:rsidRPr="00000000">
        <w:rPr>
          <w:rtl w:val="0"/>
        </w:rPr>
        <w:t xml:space="preserve">To attract earned coverage, we plant narrative bait — moments and assets that writers cannot resist describing. Examples:</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numbered launch shirts. Writers love a numbered edition.</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1% pledge to recovery non-profits. Writers love a specific number.</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founder's manifesto. Writers love a quotable, principled statement.</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first piece of competitive trolling we do — done with restraint, not constantly — generates its own coverage.</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IRL Hunger House event. Writers love a tangible thing they can show up to.</w:t>
      </w:r>
    </w:p>
    <w:p w:rsidR="00000000" w:rsidDel="00000000" w:rsidP="00000000" w:rsidRDefault="00000000" w:rsidRPr="00000000" w14:paraId="00000290">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17. PARTNERSHIPS</w:t>
      </w:r>
      <w:r w:rsidDel="00000000" w:rsidR="00000000" w:rsidRPr="00000000">
        <w:rPr>
          <w:rtl w:val="0"/>
        </w:rPr>
      </w:r>
    </w:p>
    <w:p w:rsidR="00000000" w:rsidDel="00000000" w:rsidP="00000000" w:rsidRDefault="00000000" w:rsidRPr="00000000" w14:paraId="00000291">
      <w:pPr>
        <w:spacing w:after="360" w:lineRule="auto"/>
        <w:rPr/>
      </w:pPr>
      <w:r w:rsidDel="00000000" w:rsidR="00000000" w:rsidRPr="00000000">
        <w:rPr>
          <w:rFonts w:ascii="Consolas" w:cs="Consolas" w:eastAsia="Consolas" w:hAnsi="Consolas"/>
          <w:b w:val="1"/>
          <w:bCs w:val="1"/>
          <w:color w:val="b8001f"/>
          <w:sz w:val="16"/>
          <w:szCs w:val="16"/>
          <w:rtl w:val="0"/>
        </w:rPr>
        <w:t xml:space="preserve">17 / 24</w:t>
      </w:r>
      <w:r w:rsidDel="00000000" w:rsidR="00000000" w:rsidRPr="00000000">
        <w:rPr>
          <w:rFonts w:ascii="Consolas" w:cs="Consolas" w:eastAsia="Consolas" w:hAnsi="Consolas"/>
          <w:color w:val="555555"/>
          <w:sz w:val="16"/>
          <w:szCs w:val="16"/>
          <w:rtl w:val="0"/>
        </w:rPr>
        <w:t xml:space="preserve">    CO-CONSPIRATORS</w:t>
      </w:r>
      <w:r w:rsidDel="00000000" w:rsidR="00000000" w:rsidRPr="00000000">
        <w:rPr>
          <w:rtl w:val="0"/>
        </w:rPr>
      </w:r>
    </w:p>
    <w:p w:rsidR="00000000" w:rsidDel="00000000" w:rsidP="00000000" w:rsidRDefault="00000000" w:rsidRPr="00000000" w14:paraId="00000292">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PARTNERSHIP PHILOSOPHY</w:t>
      </w:r>
      <w:r w:rsidDel="00000000" w:rsidR="00000000" w:rsidRPr="00000000">
        <w:rPr>
          <w:rtl w:val="0"/>
        </w:rPr>
      </w:r>
    </w:p>
    <w:p w:rsidR="00000000" w:rsidDel="00000000" w:rsidP="00000000" w:rsidRDefault="00000000" w:rsidRPr="00000000" w14:paraId="00000293">
      <w:pPr>
        <w:spacing w:after="140" w:line="300" w:lineRule="auto"/>
        <w:rPr/>
      </w:pPr>
      <w:r w:rsidDel="00000000" w:rsidR="00000000" w:rsidRPr="00000000">
        <w:rPr>
          <w:rtl w:val="0"/>
        </w:rPr>
        <w:t xml:space="preserve">Most startup partnerships are bad. Most are agreed at conferences, signed in MOUs, and accomplish nothing. We do very few partnerships, and the ones we do are designed to either acquire users at near-zero cost or to launder credibility we'd otherwise have to buy.</w:t>
      </w:r>
    </w:p>
    <w:p w:rsidR="00000000" w:rsidDel="00000000" w:rsidP="00000000" w:rsidRDefault="00000000" w:rsidRPr="00000000" w14:paraId="00000294">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TIER 1 — BRAND-ALIGNED CO-CONSPIRATORS</w:t>
      </w:r>
      <w:r w:rsidDel="00000000" w:rsidR="00000000" w:rsidRPr="00000000">
        <w:rPr>
          <w:rtl w:val="0"/>
        </w:rPr>
      </w:r>
    </w:p>
    <w:p w:rsidR="00000000" w:rsidDel="00000000" w:rsidP="00000000" w:rsidRDefault="00000000" w:rsidRPr="00000000" w14:paraId="00000295">
      <w:pPr>
        <w:spacing w:after="140" w:line="300" w:lineRule="auto"/>
        <w:rPr/>
      </w:pPr>
      <w:r w:rsidDel="00000000" w:rsidR="00000000" w:rsidRPr="00000000">
        <w:rPr>
          <w:rtl w:val="0"/>
        </w:rPr>
        <w:t xml:space="preserve">Brands whose audience overlaps ours and whose voice is compatible. The collaboration is creative, not transactional — a co-branded shirt, a co-hosted event, a shared post. Both brands get audience exchange. No money changes hands.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Liquid Death. The obvious one. Their audience is ours. A co-branded shirt or merch drop is a Year-1 layup if we can get the meeting. Approach: founder-to-founder DM, not BD.</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Magic Spoon. Cereal that doesn't apologize. Compatible voice. Possible recipe / Discord collab.</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Lululemon's smaller, edgier sub-line if it still exists. Maybe. Long shot.</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Independent gyms and run clubs in our launch city. Local credibility, near-zero cost.</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Tracksmith, Bandit, or one of the running-brand challengers. Adjacent audience, compatible voice.</w:t>
      </w:r>
    </w:p>
    <w:p w:rsidR="00000000" w:rsidDel="00000000" w:rsidP="00000000" w:rsidRDefault="00000000" w:rsidRPr="00000000" w14:paraId="0000029B">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TIER 2 — THE CREDIBILITY PARTNERSHIP</w:t>
      </w:r>
      <w:r w:rsidDel="00000000" w:rsidR="00000000" w:rsidRPr="00000000">
        <w:rPr>
          <w:rtl w:val="0"/>
        </w:rPr>
      </w:r>
    </w:p>
    <w:p w:rsidR="00000000" w:rsidDel="00000000" w:rsidP="00000000" w:rsidRDefault="00000000" w:rsidRPr="00000000" w14:paraId="0000029C">
      <w:pPr>
        <w:spacing w:after="140" w:line="300" w:lineRule="auto"/>
        <w:rPr/>
      </w:pPr>
      <w:r w:rsidDel="00000000" w:rsidR="00000000" w:rsidRPr="00000000">
        <w:rPr>
          <w:rtl w:val="0"/>
        </w:rPr>
        <w:t xml:space="preserve">This is Project HEAL (or NEDA, or another recovery non-profit). The 1% revenue commitment from Section 04. The partnership is not transactional — it is the proof point of the Ethics Document. We do not capitalize on it commercially. We mention it factually, once a year, in our public reporting. The understatement is the integrity signal.</w:t>
      </w:r>
    </w:p>
    <w:p w:rsidR="00000000" w:rsidDel="00000000" w:rsidP="00000000" w:rsidRDefault="00000000" w:rsidRPr="00000000" w14:paraId="0000029D">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TIER 3 — ATHLETE PARTNERSHIPS</w:t>
      </w:r>
      <w:r w:rsidDel="00000000" w:rsidR="00000000" w:rsidRPr="00000000">
        <w:rPr>
          <w:rtl w:val="0"/>
        </w:rPr>
      </w:r>
    </w:p>
    <w:p w:rsidR="00000000" w:rsidDel="00000000" w:rsidP="00000000" w:rsidRDefault="00000000" w:rsidRPr="00000000" w14:paraId="0000029E">
      <w:pPr>
        <w:spacing w:after="140" w:line="300" w:lineRule="auto"/>
        <w:rPr/>
      </w:pPr>
      <w:r w:rsidDel="00000000" w:rsidR="00000000" w:rsidRPr="00000000">
        <w:rPr>
          <w:rtl w:val="0"/>
        </w:rPr>
        <w:t xml:space="preserve">A small roster of athletes — 2–3 in Year 1 — on equity-first deals. Their role is to embody the brand publicly, write occasional content, appear at our IRL events, and be available as creative input. Y1 compensation: equity (0.1–0.5%) for mid-tier, plus product credits and merch. Small cash retainers ($500–1,500/mo) only added in Q3+ if subscription revenue supports it. Top-tier face-of-brand (0.5–1% equity) is a fundable-moment conversation in Y2, not a Y1 cash commitment.</w:t>
      </w:r>
    </w:p>
    <w:p w:rsidR="00000000" w:rsidDel="00000000" w:rsidP="00000000" w:rsidRDefault="00000000" w:rsidRPr="00000000" w14:paraId="0000029F">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PARTNERSHIPS WE SAY NO TO</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Supplement brands whose marketing leans on body-aesthetic transformation. Even when their products are credible (creatine, protein, electrolytes), if their ad creative violates our marketing guardrails, we don't partner.</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Diet brands. WW, Optavia, Noom-adjacent. Obviously. But also the soft-diet brands that lean wellness — Fast Bar, Body Reset Shake, etc. No exceptions.</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Gym franchise chains (Crunch, Equinox at the brand level). The voice mismatch is too sharp. We can partner with the independent operator, not the corporate brand.</w:t>
      </w:r>
    </w:p>
    <w:p w:rsidR="00000000" w:rsidDel="00000000" w:rsidP="00000000" w:rsidRDefault="00000000" w:rsidRPr="00000000" w14:paraId="000002A3">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18. REFERRAL</w:t>
      </w:r>
      <w:r w:rsidDel="00000000" w:rsidR="00000000" w:rsidRPr="00000000">
        <w:rPr>
          <w:rtl w:val="0"/>
        </w:rPr>
      </w:r>
    </w:p>
    <w:p w:rsidR="00000000" w:rsidDel="00000000" w:rsidP="00000000" w:rsidRDefault="00000000" w:rsidRPr="00000000" w14:paraId="000002A4">
      <w:pPr>
        <w:spacing w:after="360" w:lineRule="auto"/>
        <w:rPr/>
      </w:pPr>
      <w:r w:rsidDel="00000000" w:rsidR="00000000" w:rsidRPr="00000000">
        <w:rPr>
          <w:rFonts w:ascii="Consolas" w:cs="Consolas" w:eastAsia="Consolas" w:hAnsi="Consolas"/>
          <w:b w:val="1"/>
          <w:bCs w:val="1"/>
          <w:color w:val="b8001f"/>
          <w:sz w:val="16"/>
          <w:szCs w:val="16"/>
          <w:rtl w:val="0"/>
        </w:rPr>
        <w:t xml:space="preserve">18 / 24</w:t>
      </w:r>
      <w:r w:rsidDel="00000000" w:rsidR="00000000" w:rsidRPr="00000000">
        <w:rPr>
          <w:rFonts w:ascii="Consolas" w:cs="Consolas" w:eastAsia="Consolas" w:hAnsi="Consolas"/>
          <w:color w:val="555555"/>
          <w:sz w:val="16"/>
          <w:szCs w:val="16"/>
          <w:rtl w:val="0"/>
        </w:rPr>
        <w:t xml:space="preserve">    REFERRAL &amp; VIRAL MECHANICS</w:t>
      </w:r>
      <w:r w:rsidDel="00000000" w:rsidR="00000000" w:rsidRPr="00000000">
        <w:rPr>
          <w:rtl w:val="0"/>
        </w:rPr>
      </w:r>
    </w:p>
    <w:p w:rsidR="00000000" w:rsidDel="00000000" w:rsidP="00000000" w:rsidRDefault="00000000" w:rsidRPr="00000000" w14:paraId="000002A5">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REFERRAL THESIS</w:t>
      </w:r>
      <w:r w:rsidDel="00000000" w:rsidR="00000000" w:rsidRPr="00000000">
        <w:rPr>
          <w:rtl w:val="0"/>
        </w:rPr>
      </w:r>
    </w:p>
    <w:p w:rsidR="00000000" w:rsidDel="00000000" w:rsidP="00000000" w:rsidRDefault="00000000" w:rsidRPr="00000000" w14:paraId="000002A6">
      <w:pPr>
        <w:spacing w:after="140" w:line="300" w:lineRule="auto"/>
        <w:rPr/>
      </w:pPr>
      <w:r w:rsidDel="00000000" w:rsidR="00000000" w:rsidRPr="00000000">
        <w:rPr>
          <w:rtl w:val="0"/>
        </w:rPr>
        <w:t xml:space="preserve">"Invite a friend, get $10" is the dominant referral mechanic in consumer apps. We do not use it. Cash incentives convert worse than identity incentives at our brand stage, they devalue the product (you don't recommend a brand you bribed people to spread), and they're indistinguishable from every other app's program.</w:t>
      </w:r>
    </w:p>
    <w:p w:rsidR="00000000" w:rsidDel="00000000" w:rsidP="00000000" w:rsidRDefault="00000000" w:rsidRPr="00000000" w14:paraId="000002A7">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WHAT WE USE INSTEAD</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Referral as status. The 100th referrer in the launch cohort gets shirt number 1/100, signed. The 1,000th gets a Hunger House invite. We make referral feel like a leaderboard, not a coupon.</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shareable artifact. The single most viral product feature in our v1 build: at the end of every week, the app generates a one-card summary of the user's week — protein, training, energy, the AI coach's single line of the week — in our brand-voice graphic style. It's instantly screenshotable. It's pre-formatted for Instagram Story. The card is the referral mechanic.</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Discord invite. Free, but gated by an invite from an existing member. Scarcity creates desire.</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merch-as-referral. "Your friend [name] thinks you'd like this" — when a paid subscriber sends a merch drop to a friend, the friend gets 10% off their first month if they sign up. Light incentive, brand-extending.</w:t>
      </w:r>
    </w:p>
    <w:p w:rsidR="00000000" w:rsidDel="00000000" w:rsidP="00000000" w:rsidRDefault="00000000" w:rsidRPr="00000000" w14:paraId="000002AC">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VIRAL MECHANIC WE DON'T BUILD</w:t>
      </w:r>
      <w:r w:rsidDel="00000000" w:rsidR="00000000" w:rsidRPr="00000000">
        <w:rPr>
          <w:rtl w:val="0"/>
        </w:rPr>
      </w:r>
    </w:p>
    <w:p w:rsidR="00000000" w:rsidDel="00000000" w:rsidP="00000000" w:rsidRDefault="00000000" w:rsidRPr="00000000" w14:paraId="000002AD">
      <w:pPr>
        <w:spacing w:after="140" w:line="300" w:lineRule="auto"/>
        <w:rPr/>
      </w:pPr>
      <w:r w:rsidDel="00000000" w:rsidR="00000000" w:rsidRPr="00000000">
        <w:rPr>
          <w:rtl w:val="0"/>
        </w:rPr>
        <w:t xml:space="preserve">We do not build an in-app feed where users see each other's logs, weight, or calories. Feeds in calorie-tracking apps are a documented harm pattern. Strava-style social works for activity. It does not work for nutrition. We refuse the temptation.</w:t>
      </w:r>
    </w:p>
    <w:p w:rsidR="00000000" w:rsidDel="00000000" w:rsidP="00000000" w:rsidRDefault="00000000" w:rsidRPr="00000000" w14:paraId="000002AE">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19. METRICS</w:t>
      </w:r>
      <w:r w:rsidDel="00000000" w:rsidR="00000000" w:rsidRPr="00000000">
        <w:rPr>
          <w:rtl w:val="0"/>
        </w:rPr>
      </w:r>
    </w:p>
    <w:p w:rsidR="00000000" w:rsidDel="00000000" w:rsidP="00000000" w:rsidRDefault="00000000" w:rsidRPr="00000000" w14:paraId="000002AF">
      <w:pPr>
        <w:spacing w:after="360" w:lineRule="auto"/>
        <w:rPr/>
      </w:pPr>
      <w:r w:rsidDel="00000000" w:rsidR="00000000" w:rsidRPr="00000000">
        <w:rPr>
          <w:rFonts w:ascii="Consolas" w:cs="Consolas" w:eastAsia="Consolas" w:hAnsi="Consolas"/>
          <w:b w:val="1"/>
          <w:bCs w:val="1"/>
          <w:color w:val="b8001f"/>
          <w:sz w:val="16"/>
          <w:szCs w:val="16"/>
          <w:rtl w:val="0"/>
        </w:rPr>
        <w:t xml:space="preserve">19 / 24</w:t>
      </w:r>
      <w:r w:rsidDel="00000000" w:rsidR="00000000" w:rsidRPr="00000000">
        <w:rPr>
          <w:rFonts w:ascii="Consolas" w:cs="Consolas" w:eastAsia="Consolas" w:hAnsi="Consolas"/>
          <w:color w:val="555555"/>
          <w:sz w:val="16"/>
          <w:szCs w:val="16"/>
          <w:rtl w:val="0"/>
        </w:rPr>
        <w:t xml:space="preserve">    KPIs · THE MONDAY DASHBOARD</w:t>
      </w:r>
      <w:r w:rsidDel="00000000" w:rsidR="00000000" w:rsidRPr="00000000">
        <w:rPr>
          <w:rtl w:val="0"/>
        </w:rPr>
      </w:r>
    </w:p>
    <w:p w:rsidR="00000000" w:rsidDel="00000000" w:rsidP="00000000" w:rsidRDefault="00000000" w:rsidRPr="00000000" w14:paraId="000002B0">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NORTH STAR METRIC</w:t>
      </w:r>
      <w:r w:rsidDel="00000000" w:rsidR="00000000" w:rsidRPr="00000000">
        <w:rPr>
          <w:rtl w:val="0"/>
        </w:rPr>
      </w:r>
    </w:p>
    <w:p w:rsidR="00000000" w:rsidDel="00000000" w:rsidP="00000000" w:rsidRDefault="00000000" w:rsidRPr="00000000" w14:paraId="000002B1">
      <w:pPr>
        <w:pBdr>
          <w:left w:color="b8001f" w:space="8" w:sz="18" w:val="single"/>
        </w:pBdr>
        <w:shd w:fill="f5f1e8" w:val="clear"/>
        <w:spacing w:after="200" w:before="200" w:line="280" w:lineRule="auto"/>
        <w:ind w:left="200" w:right="200" w:firstLine="0"/>
        <w:rPr/>
      </w:pPr>
      <w:r w:rsidDel="00000000" w:rsidR="00000000" w:rsidRPr="00000000">
        <w:rPr>
          <w:rFonts w:ascii="Consolas" w:cs="Consolas" w:eastAsia="Consolas" w:hAnsi="Consolas"/>
          <w:b w:val="1"/>
          <w:bCs w:val="1"/>
          <w:color w:val="b8001f"/>
          <w:sz w:val="16"/>
          <w:szCs w:val="16"/>
          <w:rtl w:val="0"/>
        </w:rPr>
        <w:t xml:space="preserve">WEEKLY ACTIVE HUNGRY USERS (WAHU)  </w:t>
        <w:br w:type="textWrapping"/>
      </w:r>
      <w:r w:rsidDel="00000000" w:rsidR="00000000" w:rsidRPr="00000000">
        <w:rPr>
          <w:color w:val="0a0a0a"/>
          <w:rtl w:val="0"/>
        </w:rPr>
        <w:t xml:space="preserve">The single most important number we look at. WAHU = paying subscribers who, in the last 7 days, did at least one of: opened the app 4+ times, posted in Discord, attended an IRL event, reshared a brand post, or referred a friend. WAHU &gt; 25% is good. WAHU &gt; 40% is what wins.</w:t>
      </w:r>
      <w:r w:rsidDel="00000000" w:rsidR="00000000" w:rsidRPr="00000000">
        <w:rPr>
          <w:rtl w:val="0"/>
        </w:rPr>
      </w:r>
    </w:p>
    <w:p w:rsidR="00000000" w:rsidDel="00000000" w:rsidP="00000000" w:rsidRDefault="00000000" w:rsidRPr="00000000" w14:paraId="000002B2">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MONDAY DASHBOARD (WHAT THE FOUNDERS SEE EVERY WEEK)</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B3">
            <w:pPr>
              <w:rPr/>
            </w:pPr>
            <w:r w:rsidDel="00000000" w:rsidR="00000000" w:rsidRPr="00000000">
              <w:rPr>
                <w:rFonts w:ascii="Consolas" w:cs="Consolas" w:eastAsia="Consolas" w:hAnsi="Consolas"/>
                <w:b w:val="1"/>
                <w:bCs w:val="1"/>
                <w:smallCaps w:val="1"/>
                <w:color w:val="f5f1e8"/>
                <w:sz w:val="16"/>
                <w:szCs w:val="16"/>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B4">
            <w:pPr>
              <w:rPr/>
            </w:pPr>
            <w:r w:rsidDel="00000000" w:rsidR="00000000" w:rsidRPr="00000000">
              <w:rPr>
                <w:rFonts w:ascii="Consolas" w:cs="Consolas" w:eastAsia="Consolas" w:hAnsi="Consolas"/>
                <w:b w:val="1"/>
                <w:bCs w:val="1"/>
                <w:smallCaps w:val="1"/>
                <w:color w:val="f5f1e8"/>
                <w:sz w:val="16"/>
                <w:szCs w:val="16"/>
                <w:rtl w:val="0"/>
              </w:rPr>
              <w:t xml:space="preserve">WHY IT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B5">
            <w:pPr>
              <w:rPr/>
            </w:pPr>
            <w:r w:rsidDel="00000000" w:rsidR="00000000" w:rsidRPr="00000000">
              <w:rPr>
                <w:rFonts w:ascii="Consolas" w:cs="Consolas" w:eastAsia="Consolas" w:hAnsi="Consolas"/>
                <w:b w:val="1"/>
                <w:bCs w:val="1"/>
                <w:smallCaps w:val="1"/>
                <w:color w:val="f5f1e8"/>
                <w:sz w:val="16"/>
                <w:szCs w:val="16"/>
                <w:rtl w:val="0"/>
              </w:rPr>
              <w:t xml:space="preserve">TARGET BY MONTH 6 /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B6">
            <w:pPr>
              <w:rPr/>
            </w:pPr>
            <w:r w:rsidDel="00000000" w:rsidR="00000000" w:rsidRPr="00000000">
              <w:rPr>
                <w:b w:val="1"/>
                <w:bCs w:val="1"/>
                <w:color w:val="0a0a0a"/>
                <w:sz w:val="20"/>
                <w:szCs w:val="20"/>
                <w:rtl w:val="0"/>
              </w:rPr>
              <w:t xml:space="preserve">WAHU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B7">
            <w:pPr>
              <w:rPr/>
            </w:pPr>
            <w:r w:rsidDel="00000000" w:rsidR="00000000" w:rsidRPr="00000000">
              <w:rPr>
                <w:color w:val="0a0a0a"/>
                <w:sz w:val="20"/>
                <w:szCs w:val="20"/>
                <w:rtl w:val="0"/>
              </w:rPr>
              <w:t xml:space="preserve">Brand-deep engagement, leading indicator of LTV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B8">
            <w:pPr>
              <w:rPr/>
            </w:pPr>
            <w:r w:rsidDel="00000000" w:rsidR="00000000" w:rsidRPr="00000000">
              <w:rPr>
                <w:color w:val="0a0a0a"/>
                <w:sz w:val="20"/>
                <w:szCs w:val="20"/>
                <w:rtl w:val="0"/>
              </w:rPr>
              <w:t xml:space="preserve">25% /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B9">
            <w:pPr>
              <w:rPr/>
            </w:pPr>
            <w:r w:rsidDel="00000000" w:rsidR="00000000" w:rsidRPr="00000000">
              <w:rPr>
                <w:b w:val="1"/>
                <w:bCs w:val="1"/>
                <w:color w:val="0a0a0a"/>
                <w:sz w:val="20"/>
                <w:szCs w:val="20"/>
                <w:rtl w:val="0"/>
              </w:rPr>
              <w:t xml:space="preserve">New installs /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BA">
            <w:pPr>
              <w:rPr/>
            </w:pPr>
            <w:r w:rsidDel="00000000" w:rsidR="00000000" w:rsidRPr="00000000">
              <w:rPr>
                <w:color w:val="0a0a0a"/>
                <w:sz w:val="20"/>
                <w:szCs w:val="20"/>
                <w:rtl w:val="0"/>
              </w:rPr>
              <w:t xml:space="preserve">Top of funnel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BB">
            <w:pPr>
              <w:rPr/>
            </w:pPr>
            <w:r w:rsidDel="00000000" w:rsidR="00000000" w:rsidRPr="00000000">
              <w:rPr>
                <w:color w:val="0a0a0a"/>
                <w:sz w:val="20"/>
                <w:szCs w:val="20"/>
                <w:rtl w:val="0"/>
              </w:rPr>
              <w:t xml:space="preserve">5K/week / 25K/week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BC">
            <w:pPr>
              <w:rPr/>
            </w:pPr>
            <w:r w:rsidDel="00000000" w:rsidR="00000000" w:rsidRPr="00000000">
              <w:rPr>
                <w:b w:val="1"/>
                <w:bCs w:val="1"/>
                <w:color w:val="0a0a0a"/>
                <w:sz w:val="20"/>
                <w:szCs w:val="20"/>
                <w:rtl w:val="0"/>
              </w:rPr>
              <w:t xml:space="preserve">Trial → Paid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BD">
            <w:pPr>
              <w:rPr/>
            </w:pPr>
            <w:r w:rsidDel="00000000" w:rsidR="00000000" w:rsidRPr="00000000">
              <w:rPr>
                <w:color w:val="0a0a0a"/>
                <w:sz w:val="20"/>
                <w:szCs w:val="20"/>
                <w:rtl w:val="0"/>
              </w:rPr>
              <w:t xml:space="preserve">Product-market-fit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BE">
            <w:pPr>
              <w:rPr/>
            </w:pPr>
            <w:r w:rsidDel="00000000" w:rsidR="00000000" w:rsidRPr="00000000">
              <w:rPr>
                <w:color w:val="0a0a0a"/>
                <w:sz w:val="20"/>
                <w:szCs w:val="20"/>
                <w:rtl w:val="0"/>
              </w:rPr>
              <w:t xml:space="preserve">15% /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BF">
            <w:pPr>
              <w:rPr/>
            </w:pPr>
            <w:r w:rsidDel="00000000" w:rsidR="00000000" w:rsidRPr="00000000">
              <w:rPr>
                <w:b w:val="1"/>
                <w:bCs w:val="1"/>
                <w:color w:val="0a0a0a"/>
                <w:sz w:val="20"/>
                <w:szCs w:val="20"/>
                <w:rtl w:val="0"/>
              </w:rPr>
              <w:t xml:space="preserve">D7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0">
            <w:pPr>
              <w:rPr/>
            </w:pPr>
            <w:r w:rsidDel="00000000" w:rsidR="00000000" w:rsidRPr="00000000">
              <w:rPr>
                <w:color w:val="0a0a0a"/>
                <w:sz w:val="20"/>
                <w:szCs w:val="20"/>
                <w:rtl w:val="0"/>
              </w:rPr>
              <w:t xml:space="preserve">Onboarding effectiveness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1">
            <w:pPr>
              <w:rPr/>
            </w:pPr>
            <w:r w:rsidDel="00000000" w:rsidR="00000000" w:rsidRPr="00000000">
              <w:rPr>
                <w:color w:val="0a0a0a"/>
                <w:sz w:val="20"/>
                <w:szCs w:val="20"/>
                <w:rtl w:val="0"/>
              </w:rPr>
              <w:t xml:space="preserve">35% /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C2">
            <w:pPr>
              <w:rPr/>
            </w:pPr>
            <w:r w:rsidDel="00000000" w:rsidR="00000000" w:rsidRPr="00000000">
              <w:rPr>
                <w:b w:val="1"/>
                <w:bCs w:val="1"/>
                <w:color w:val="0a0a0a"/>
                <w:sz w:val="20"/>
                <w:szCs w:val="20"/>
                <w:rtl w:val="0"/>
              </w:rPr>
              <w:t xml:space="preserve">D30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3">
            <w:pPr>
              <w:rPr/>
            </w:pPr>
            <w:r w:rsidDel="00000000" w:rsidR="00000000" w:rsidRPr="00000000">
              <w:rPr>
                <w:color w:val="0a0a0a"/>
                <w:sz w:val="20"/>
                <w:szCs w:val="20"/>
                <w:rtl w:val="0"/>
              </w:rPr>
              <w:t xml:space="preserve">Real product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4">
            <w:pPr>
              <w:rPr/>
            </w:pPr>
            <w:r w:rsidDel="00000000" w:rsidR="00000000" w:rsidRPr="00000000">
              <w:rPr>
                <w:color w:val="0a0a0a"/>
                <w:sz w:val="20"/>
                <w:szCs w:val="20"/>
                <w:rtl w:val="0"/>
              </w:rPr>
              <w:t xml:space="preserve">18% /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C5">
            <w:pPr>
              <w:rPr/>
            </w:pPr>
            <w:r w:rsidDel="00000000" w:rsidR="00000000" w:rsidRPr="00000000">
              <w:rPr>
                <w:b w:val="1"/>
                <w:bCs w:val="1"/>
                <w:color w:val="0a0a0a"/>
                <w:sz w:val="20"/>
                <w:szCs w:val="20"/>
                <w:rtl w:val="0"/>
              </w:rPr>
              <w:t xml:space="preserve">Blended CAC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6">
            <w:pPr>
              <w:rPr/>
            </w:pPr>
            <w:r w:rsidDel="00000000" w:rsidR="00000000" w:rsidRPr="00000000">
              <w:rPr>
                <w:color w:val="0a0a0a"/>
                <w:sz w:val="20"/>
                <w:szCs w:val="20"/>
                <w:rtl w:val="0"/>
              </w:rPr>
              <w:t xml:space="preserve">Acquisition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7">
            <w:pPr>
              <w:rPr/>
            </w:pPr>
            <w:r w:rsidDel="00000000" w:rsidR="00000000" w:rsidRPr="00000000">
              <w:rPr>
                <w:color w:val="0a0a0a"/>
                <w:sz w:val="20"/>
                <w:szCs w:val="20"/>
                <w:rtl w:val="0"/>
              </w:rPr>
              <w:t xml:space="preserve">$25 /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C8">
            <w:pPr>
              <w:rPr/>
            </w:pPr>
            <w:r w:rsidDel="00000000" w:rsidR="00000000" w:rsidRPr="00000000">
              <w:rPr>
                <w:b w:val="1"/>
                <w:bCs w:val="1"/>
                <w:color w:val="0a0a0a"/>
                <w:sz w:val="20"/>
                <w:szCs w:val="20"/>
                <w:rtl w:val="0"/>
              </w:rPr>
              <w:t xml:space="preserve">LTV:CAC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9">
            <w:pPr>
              <w:rPr/>
            </w:pPr>
            <w:r w:rsidDel="00000000" w:rsidR="00000000" w:rsidRPr="00000000">
              <w:rPr>
                <w:color w:val="0a0a0a"/>
                <w:sz w:val="20"/>
                <w:szCs w:val="20"/>
                <w:rtl w:val="0"/>
              </w:rPr>
              <w:t xml:space="preserve">Business sustainability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A">
            <w:pPr>
              <w:rPr/>
            </w:pPr>
            <w:r w:rsidDel="00000000" w:rsidR="00000000" w:rsidRPr="00000000">
              <w:rPr>
                <w:color w:val="0a0a0a"/>
                <w:sz w:val="20"/>
                <w:szCs w:val="20"/>
                <w:rtl w:val="0"/>
              </w:rPr>
              <w:t xml:space="preserve">2:1 / 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CB">
            <w:pPr>
              <w:rPr/>
            </w:pPr>
            <w:r w:rsidDel="00000000" w:rsidR="00000000" w:rsidRPr="00000000">
              <w:rPr>
                <w:b w:val="1"/>
                <w:bCs w:val="1"/>
                <w:color w:val="0a0a0a"/>
                <w:sz w:val="20"/>
                <w:szCs w:val="20"/>
                <w:rtl w:val="0"/>
              </w:rPr>
              <w:t xml:space="preserve">Organic share of installs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C">
            <w:pPr>
              <w:rPr/>
            </w:pPr>
            <w:r w:rsidDel="00000000" w:rsidR="00000000" w:rsidRPr="00000000">
              <w:rPr>
                <w:color w:val="0a0a0a"/>
                <w:sz w:val="20"/>
                <w:szCs w:val="20"/>
                <w:rtl w:val="0"/>
              </w:rPr>
              <w:t xml:space="preserve">Brand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D">
            <w:pPr>
              <w:rPr/>
            </w:pPr>
            <w:r w:rsidDel="00000000" w:rsidR="00000000" w:rsidRPr="00000000">
              <w:rPr>
                <w:color w:val="0a0a0a"/>
                <w:sz w:val="20"/>
                <w:szCs w:val="20"/>
                <w:rtl w:val="0"/>
              </w:rPr>
              <w:t xml:space="preserve">50% / 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CE">
            <w:pPr>
              <w:rPr/>
            </w:pPr>
            <w:r w:rsidDel="00000000" w:rsidR="00000000" w:rsidRPr="00000000">
              <w:rPr>
                <w:b w:val="1"/>
                <w:bCs w:val="1"/>
                <w:color w:val="0a0a0a"/>
                <w:sz w:val="20"/>
                <w:szCs w:val="20"/>
                <w:rtl w:val="0"/>
              </w:rPr>
              <w:t xml:space="preserve">Discord weekly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CF">
            <w:pPr>
              <w:rPr/>
            </w:pPr>
            <w:r w:rsidDel="00000000" w:rsidR="00000000" w:rsidRPr="00000000">
              <w:rPr>
                <w:color w:val="0a0a0a"/>
                <w:sz w:val="20"/>
                <w:szCs w:val="20"/>
                <w:rtl w:val="0"/>
              </w:rPr>
              <w:t xml:space="preserve">Cult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0">
            <w:pPr>
              <w:rPr/>
            </w:pPr>
            <w:r w:rsidDel="00000000" w:rsidR="00000000" w:rsidRPr="00000000">
              <w:rPr>
                <w:color w:val="0a0a0a"/>
                <w:sz w:val="20"/>
                <w:szCs w:val="20"/>
                <w:rtl w:val="0"/>
              </w:rPr>
              <w:t xml:space="preserve">500 / 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D1">
            <w:pPr>
              <w:rPr/>
            </w:pPr>
            <w:r w:rsidDel="00000000" w:rsidR="00000000" w:rsidRPr="00000000">
              <w:rPr>
                <w:b w:val="1"/>
                <w:bCs w:val="1"/>
                <w:color w:val="0a0a0a"/>
                <w:sz w:val="20"/>
                <w:szCs w:val="20"/>
                <w:rtl w:val="0"/>
              </w:rPr>
              <w:t xml:space="preserve">Review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2">
            <w:pPr>
              <w:rPr/>
            </w:pPr>
            <w:r w:rsidDel="00000000" w:rsidR="00000000" w:rsidRPr="00000000">
              <w:rPr>
                <w:color w:val="0a0a0a"/>
                <w:sz w:val="20"/>
                <w:szCs w:val="20"/>
                <w:rtl w:val="0"/>
              </w:rPr>
              <w:t xml:space="preserve">Listing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3">
            <w:pPr>
              <w:rPr/>
            </w:pPr>
            <w:r w:rsidDel="00000000" w:rsidR="00000000" w:rsidRPr="00000000">
              <w:rPr>
                <w:color w:val="0a0a0a"/>
                <w:sz w:val="20"/>
                <w:szCs w:val="20"/>
                <w:rtl w:val="0"/>
              </w:rPr>
              <w:t xml:space="preserve">4.5 / 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D4">
            <w:pPr>
              <w:rPr/>
            </w:pPr>
            <w:r w:rsidDel="00000000" w:rsidR="00000000" w:rsidRPr="00000000">
              <w:rPr>
                <w:b w:val="1"/>
                <w:bCs w:val="1"/>
                <w:color w:val="0a0a0a"/>
                <w:sz w:val="20"/>
                <w:szCs w:val="20"/>
                <w:rtl w:val="0"/>
              </w:rPr>
              <w:t xml:space="preserve">Under-fueling alerts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5">
            <w:pPr>
              <w:rPr/>
            </w:pPr>
            <w:r w:rsidDel="00000000" w:rsidR="00000000" w:rsidRPr="00000000">
              <w:rPr>
                <w:color w:val="0a0a0a"/>
                <w:sz w:val="20"/>
                <w:szCs w:val="20"/>
                <w:rtl w:val="0"/>
              </w:rPr>
              <w:t xml:space="preserve">Ethical-product proof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6">
            <w:pPr>
              <w:rPr/>
            </w:pPr>
            <w:r w:rsidDel="00000000" w:rsidR="00000000" w:rsidRPr="00000000">
              <w:rPr>
                <w:color w:val="0a0a0a"/>
                <w:sz w:val="20"/>
                <w:szCs w:val="20"/>
                <w:rtl w:val="0"/>
              </w:rPr>
              <w:t xml:space="preserve">Track from Day 1, report 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D7">
            <w:pPr>
              <w:rPr/>
            </w:pPr>
            <w:r w:rsidDel="00000000" w:rsidR="00000000" w:rsidRPr="00000000">
              <w:rPr>
                <w:b w:val="1"/>
                <w:bCs w:val="1"/>
                <w:color w:val="0a0a0a"/>
                <w:sz w:val="20"/>
                <w:szCs w:val="20"/>
                <w:rtl w:val="0"/>
              </w:rPr>
              <w:t xml:space="preserve">NEDA helpline taps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8">
            <w:pPr>
              <w:rPr/>
            </w:pPr>
            <w:r w:rsidDel="00000000" w:rsidR="00000000" w:rsidRPr="00000000">
              <w:rPr>
                <w:color w:val="0a0a0a"/>
                <w:sz w:val="20"/>
                <w:szCs w:val="20"/>
                <w:rtl w:val="0"/>
              </w:rPr>
              <w:t xml:space="preserve">Ethical-product proof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D9">
            <w:pPr>
              <w:rPr/>
            </w:pPr>
            <w:r w:rsidDel="00000000" w:rsidR="00000000" w:rsidRPr="00000000">
              <w:rPr>
                <w:color w:val="0a0a0a"/>
                <w:sz w:val="20"/>
                <w:szCs w:val="20"/>
                <w:rtl w:val="0"/>
              </w:rPr>
              <w:t xml:space="preserve">Track from Day 1, report quarterly</w:t>
            </w:r>
            <w:r w:rsidDel="00000000" w:rsidR="00000000" w:rsidRPr="00000000">
              <w:rPr>
                <w:rtl w:val="0"/>
              </w:rPr>
            </w:r>
          </w:p>
        </w:tc>
      </w:tr>
    </w:tbl>
    <w:p w:rsidR="00000000" w:rsidDel="00000000" w:rsidP="00000000" w:rsidRDefault="00000000" w:rsidRPr="00000000" w14:paraId="000002DA">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KPIS WE EXPLICITLY DON'T TRACK (AND WHY)</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weight change per user. We do not aggregate this. We do not report it. We don't optimize for it. Doing so would re-create the diet-industry frame we're rejecting.</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Vanity reach metrics (TikTok views, Instagram followers, impressions). We watch them, but they are not on the Monday dashboard. Save-rate and share-rate are.</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spent in app." Higher time-in-app is not always better in a tracking app. We do not optimize for it.</w:t>
      </w:r>
    </w:p>
    <w:p w:rsidR="00000000" w:rsidDel="00000000" w:rsidP="00000000" w:rsidRDefault="00000000" w:rsidRPr="00000000" w14:paraId="000002DE">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20. BUDGET</w:t>
      </w:r>
      <w:r w:rsidDel="00000000" w:rsidR="00000000" w:rsidRPr="00000000">
        <w:rPr>
          <w:rtl w:val="0"/>
        </w:rPr>
      </w:r>
    </w:p>
    <w:p w:rsidR="00000000" w:rsidDel="00000000" w:rsidP="00000000" w:rsidRDefault="00000000" w:rsidRPr="00000000" w14:paraId="000002DF">
      <w:pPr>
        <w:spacing w:after="360" w:lineRule="auto"/>
        <w:rPr/>
      </w:pPr>
      <w:r w:rsidDel="00000000" w:rsidR="00000000" w:rsidRPr="00000000">
        <w:rPr>
          <w:rFonts w:ascii="Consolas" w:cs="Consolas" w:eastAsia="Consolas" w:hAnsi="Consolas"/>
          <w:b w:val="1"/>
          <w:bCs w:val="1"/>
          <w:color w:val="b8001f"/>
          <w:sz w:val="16"/>
          <w:szCs w:val="16"/>
          <w:rtl w:val="0"/>
        </w:rPr>
        <w:t xml:space="preserve">20 / 24</w:t>
      </w:r>
      <w:r w:rsidDel="00000000" w:rsidR="00000000" w:rsidRPr="00000000">
        <w:rPr>
          <w:rFonts w:ascii="Consolas" w:cs="Consolas" w:eastAsia="Consolas" w:hAnsi="Consolas"/>
          <w:color w:val="555555"/>
          <w:sz w:val="16"/>
          <w:szCs w:val="16"/>
          <w:rtl w:val="0"/>
        </w:rPr>
        <w:t xml:space="preserve">    YEAR 1 BUDGET · PRE-REVENUE REALISM</w:t>
      </w:r>
      <w:r w:rsidDel="00000000" w:rsidR="00000000" w:rsidRPr="00000000">
        <w:rPr>
          <w:rtl w:val="0"/>
        </w:rPr>
      </w:r>
    </w:p>
    <w:p w:rsidR="00000000" w:rsidDel="00000000" w:rsidP="00000000" w:rsidRDefault="00000000" w:rsidRPr="00000000" w14:paraId="000002E0">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BUDGET THESIS</w:t>
      </w:r>
      <w:r w:rsidDel="00000000" w:rsidR="00000000" w:rsidRPr="00000000">
        <w:rPr>
          <w:rtl w:val="0"/>
        </w:rPr>
      </w:r>
    </w:p>
    <w:p w:rsidR="00000000" w:rsidDel="00000000" w:rsidP="00000000" w:rsidRDefault="00000000" w:rsidRPr="00000000" w14:paraId="000002E1">
      <w:pPr>
        <w:spacing w:after="140" w:line="300" w:lineRule="auto"/>
        <w:rPr/>
      </w:pPr>
      <w:r w:rsidDel="00000000" w:rsidR="00000000" w:rsidRPr="00000000">
        <w:rPr>
          <w:rtl w:val="0"/>
        </w:rPr>
        <w:t xml:space="preserve">This is what marketing needs to execute the strategy as written. The Y1 marketing function runs at roughly $74K–$194K per quarter — light in Q1 (we're building the foundation, not yet spending into a working machine), heaviest in Q3 (Hunger House quarter + paid scaling on proven creative). Founders take no cash compensation in Y1; everyone is paid in equity. Fundraise sizing is Thad's domain — this number is the ask, not the ceiling, and assumes the funding is in place to run the playbook.</w:t>
      </w:r>
    </w:p>
    <w:p w:rsidR="00000000" w:rsidDel="00000000" w:rsidP="00000000" w:rsidRDefault="00000000" w:rsidRPr="00000000" w14:paraId="000002E2">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YEAR 1 QUARTERLY ALLOCATION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755"/>
        <w:gridCol w:w="1755"/>
        <w:gridCol w:w="1755"/>
        <w:gridCol w:w="1755"/>
        <w:tblGridChange w:id="0">
          <w:tblGrid>
            <w:gridCol w:w="2340"/>
            <w:gridCol w:w="1755"/>
            <w:gridCol w:w="1755"/>
            <w:gridCol w:w="1755"/>
            <w:gridCol w:w="17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E3">
            <w:pPr>
              <w:rPr/>
            </w:pPr>
            <w:r w:rsidDel="00000000" w:rsidR="00000000" w:rsidRPr="00000000">
              <w:rPr>
                <w:rFonts w:ascii="Consolas" w:cs="Consolas" w:eastAsia="Consolas" w:hAnsi="Consolas"/>
                <w:b w:val="1"/>
                <w:bCs w:val="1"/>
                <w:smallCaps w:val="1"/>
                <w:color w:val="f5f1e8"/>
                <w:sz w:val="16"/>
                <w:szCs w:val="16"/>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E4">
            <w:pPr>
              <w:rPr/>
            </w:pPr>
            <w:r w:rsidDel="00000000" w:rsidR="00000000" w:rsidRPr="00000000">
              <w:rPr>
                <w:rFonts w:ascii="Consolas" w:cs="Consolas" w:eastAsia="Consolas" w:hAnsi="Consolas"/>
                <w:b w:val="1"/>
                <w:bCs w:val="1"/>
                <w:smallCaps w:val="1"/>
                <w:color w:val="f5f1e8"/>
                <w:sz w:val="16"/>
                <w:szCs w:val="16"/>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E5">
            <w:pPr>
              <w:rPr/>
            </w:pPr>
            <w:r w:rsidDel="00000000" w:rsidR="00000000" w:rsidRPr="00000000">
              <w:rPr>
                <w:rFonts w:ascii="Consolas" w:cs="Consolas" w:eastAsia="Consolas" w:hAnsi="Consolas"/>
                <w:b w:val="1"/>
                <w:bCs w:val="1"/>
                <w:smallCaps w:val="1"/>
                <w:color w:val="f5f1e8"/>
                <w:sz w:val="16"/>
                <w:szCs w:val="16"/>
                <w:rtl w:val="0"/>
              </w:rPr>
              <w:t xml:space="preserve">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E6">
            <w:pPr>
              <w:rPr/>
            </w:pPr>
            <w:r w:rsidDel="00000000" w:rsidR="00000000" w:rsidRPr="00000000">
              <w:rPr>
                <w:rFonts w:ascii="Consolas" w:cs="Consolas" w:eastAsia="Consolas" w:hAnsi="Consolas"/>
                <w:b w:val="1"/>
                <w:bCs w:val="1"/>
                <w:smallCaps w:val="1"/>
                <w:color w:val="f5f1e8"/>
                <w:sz w:val="16"/>
                <w:szCs w:val="16"/>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2E7">
            <w:pPr>
              <w:rPr/>
            </w:pPr>
            <w:r w:rsidDel="00000000" w:rsidR="00000000" w:rsidRPr="00000000">
              <w:rPr>
                <w:rFonts w:ascii="Consolas" w:cs="Consolas" w:eastAsia="Consolas" w:hAnsi="Consolas"/>
                <w:b w:val="1"/>
                <w:bCs w:val="1"/>
                <w:smallCaps w:val="1"/>
                <w:color w:val="f5f1e8"/>
                <w:sz w:val="16"/>
                <w:szCs w:val="16"/>
                <w:rtl w:val="0"/>
              </w:rPr>
              <w:t xml:space="preserve">Q4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E8">
            <w:pPr>
              <w:rPr/>
            </w:pPr>
            <w:r w:rsidDel="00000000" w:rsidR="00000000" w:rsidRPr="00000000">
              <w:rPr>
                <w:b w:val="1"/>
                <w:bCs w:val="1"/>
                <w:color w:val="0a0a0a"/>
                <w:sz w:val="20"/>
                <w:szCs w:val="20"/>
                <w:rtl w:val="0"/>
              </w:rPr>
              <w:t xml:space="preserve">Content production (videographer, editor, designer)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E9">
            <w:pPr>
              <w:rPr/>
            </w:pPr>
            <w:r w:rsidDel="00000000" w:rsidR="00000000" w:rsidRPr="00000000">
              <w:rPr>
                <w:color w:val="0a0a0a"/>
                <w:sz w:val="20"/>
                <w:szCs w:val="20"/>
                <w:rtl w:val="0"/>
              </w:rPr>
              <w:t xml:space="preserve">$12K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EA">
            <w:pPr>
              <w:rPr/>
            </w:pPr>
            <w:r w:rsidDel="00000000" w:rsidR="00000000" w:rsidRPr="00000000">
              <w:rPr>
                <w:color w:val="0a0a0a"/>
                <w:sz w:val="20"/>
                <w:szCs w:val="20"/>
                <w:rtl w:val="0"/>
              </w:rPr>
              <w:t xml:space="preserve">$18K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EB">
            <w:pPr>
              <w:rPr/>
            </w:pPr>
            <w:r w:rsidDel="00000000" w:rsidR="00000000" w:rsidRPr="00000000">
              <w:rPr>
                <w:color w:val="0a0a0a"/>
                <w:sz w:val="20"/>
                <w:szCs w:val="20"/>
                <w:rtl w:val="0"/>
              </w:rPr>
              <w:t xml:space="preserve">$20K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EC">
            <w:pPr>
              <w:rPr/>
            </w:pPr>
            <w:r w:rsidDel="00000000" w:rsidR="00000000" w:rsidRPr="00000000">
              <w:rPr>
                <w:color w:val="0a0a0a"/>
                <w:sz w:val="20"/>
                <w:szCs w:val="20"/>
                <w:rtl w:val="0"/>
              </w:rPr>
              <w:t xml:space="preserve">$20K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ED">
            <w:pPr>
              <w:rPr/>
            </w:pPr>
            <w:r w:rsidDel="00000000" w:rsidR="00000000" w:rsidRPr="00000000">
              <w:rPr>
                <w:b w:val="1"/>
                <w:bCs w:val="1"/>
                <w:color w:val="0a0a0a"/>
                <w:sz w:val="20"/>
                <w:szCs w:val="20"/>
                <w:rtl w:val="0"/>
              </w:rPr>
              <w:t xml:space="preserve">Community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EE">
            <w:pPr>
              <w:rPr/>
            </w:pPr>
            <w:r w:rsidDel="00000000" w:rsidR="00000000" w:rsidRPr="00000000">
              <w:rPr>
                <w:color w:val="0a0a0a"/>
                <w:sz w:val="20"/>
                <w:szCs w:val="20"/>
                <w:rtl w:val="0"/>
              </w:rPr>
              <w:t xml:space="preserve">$6K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EF">
            <w:pPr>
              <w:rPr/>
            </w:pPr>
            <w:r w:rsidDel="00000000" w:rsidR="00000000" w:rsidRPr="00000000">
              <w:rPr>
                <w:color w:val="0a0a0a"/>
                <w:sz w:val="20"/>
                <w:szCs w:val="20"/>
                <w:rtl w:val="0"/>
              </w:rPr>
              <w:t xml:space="preserve">$9K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0">
            <w:pPr>
              <w:rPr/>
            </w:pPr>
            <w:r w:rsidDel="00000000" w:rsidR="00000000" w:rsidRPr="00000000">
              <w:rPr>
                <w:color w:val="0a0a0a"/>
                <w:sz w:val="20"/>
                <w:szCs w:val="20"/>
                <w:rtl w:val="0"/>
              </w:rPr>
              <w:t xml:space="preserve">$12K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1">
            <w:pPr>
              <w:rPr/>
            </w:pPr>
            <w:r w:rsidDel="00000000" w:rsidR="00000000" w:rsidRPr="00000000">
              <w:rPr>
                <w:color w:val="0a0a0a"/>
                <w:sz w:val="20"/>
                <w:szCs w:val="20"/>
                <w:rtl w:val="0"/>
              </w:rPr>
              <w:t xml:space="preserve">$12K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F2">
            <w:pPr>
              <w:rPr/>
            </w:pPr>
            <w:r w:rsidDel="00000000" w:rsidR="00000000" w:rsidRPr="00000000">
              <w:rPr>
                <w:b w:val="1"/>
                <w:bCs w:val="1"/>
                <w:color w:val="0a0a0a"/>
                <w:sz w:val="20"/>
                <w:szCs w:val="20"/>
                <w:rtl w:val="0"/>
              </w:rPr>
              <w:t xml:space="preserve">Creator program (heavy lean — replaces founder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3">
            <w:pPr>
              <w:rPr/>
            </w:pPr>
            <w:r w:rsidDel="00000000" w:rsidR="00000000" w:rsidRPr="00000000">
              <w:rPr>
                <w:color w:val="0a0a0a"/>
                <w:sz w:val="20"/>
                <w:szCs w:val="20"/>
                <w:rtl w:val="0"/>
              </w:rPr>
              <w:t xml:space="preserve">$15K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4">
            <w:pPr>
              <w:rPr/>
            </w:pPr>
            <w:r w:rsidDel="00000000" w:rsidR="00000000" w:rsidRPr="00000000">
              <w:rPr>
                <w:color w:val="0a0a0a"/>
                <w:sz w:val="20"/>
                <w:szCs w:val="20"/>
                <w:rtl w:val="0"/>
              </w:rPr>
              <w:t xml:space="preserve">$30K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5">
            <w:pPr>
              <w:rPr/>
            </w:pPr>
            <w:r w:rsidDel="00000000" w:rsidR="00000000" w:rsidRPr="00000000">
              <w:rPr>
                <w:color w:val="0a0a0a"/>
                <w:sz w:val="20"/>
                <w:szCs w:val="20"/>
                <w:rtl w:val="0"/>
              </w:rPr>
              <w:t xml:space="preserve">$45K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6">
            <w:pPr>
              <w:rPr/>
            </w:pPr>
            <w:r w:rsidDel="00000000" w:rsidR="00000000" w:rsidRPr="00000000">
              <w:rPr>
                <w:color w:val="0a0a0a"/>
                <w:sz w:val="20"/>
                <w:szCs w:val="20"/>
                <w:rtl w:val="0"/>
              </w:rPr>
              <w:t xml:space="preserve">$40K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F7">
            <w:pPr>
              <w:rPr/>
            </w:pPr>
            <w:r w:rsidDel="00000000" w:rsidR="00000000" w:rsidRPr="00000000">
              <w:rPr>
                <w:b w:val="1"/>
                <w:bCs w:val="1"/>
                <w:color w:val="0a0a0a"/>
                <w:sz w:val="20"/>
                <w:szCs w:val="20"/>
                <w:rtl w:val="0"/>
              </w:rPr>
              <w:t xml:space="preserve">Paid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8">
            <w:pPr>
              <w:rPr/>
            </w:pPr>
            <w:r w:rsidDel="00000000" w:rsidR="00000000" w:rsidRPr="00000000">
              <w:rPr>
                <w:color w:val="0a0a0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9">
            <w:pPr>
              <w:rPr/>
            </w:pPr>
            <w:r w:rsidDel="00000000" w:rsidR="00000000" w:rsidRPr="00000000">
              <w:rPr>
                <w:color w:val="0a0a0a"/>
                <w:sz w:val="20"/>
                <w:szCs w:val="20"/>
                <w:rtl w:val="0"/>
              </w:rPr>
              <w:t xml:space="preserve">$15K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A">
            <w:pPr>
              <w:rPr/>
            </w:pPr>
            <w:r w:rsidDel="00000000" w:rsidR="00000000" w:rsidRPr="00000000">
              <w:rPr>
                <w:color w:val="0a0a0a"/>
                <w:sz w:val="20"/>
                <w:szCs w:val="20"/>
                <w:rtl w:val="0"/>
              </w:rPr>
              <w:t xml:space="preserve">$40K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B">
            <w:pPr>
              <w:rPr/>
            </w:pPr>
            <w:r w:rsidDel="00000000" w:rsidR="00000000" w:rsidRPr="00000000">
              <w:rPr>
                <w:color w:val="0a0a0a"/>
                <w:sz w:val="20"/>
                <w:szCs w:val="20"/>
                <w:rtl w:val="0"/>
              </w:rPr>
              <w:t xml:space="preserve">$45K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2FC">
            <w:pPr>
              <w:rPr/>
            </w:pPr>
            <w:r w:rsidDel="00000000" w:rsidR="00000000" w:rsidRPr="00000000">
              <w:rPr>
                <w:b w:val="1"/>
                <w:bCs w:val="1"/>
                <w:color w:val="0a0a0a"/>
                <w:sz w:val="20"/>
                <w:szCs w:val="20"/>
                <w:rtl w:val="0"/>
              </w:rPr>
              <w:t xml:space="preserve">Merch (inventory + drops; revenue-positive)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D">
            <w:pPr>
              <w:rPr/>
            </w:pPr>
            <w:r w:rsidDel="00000000" w:rsidR="00000000" w:rsidRPr="00000000">
              <w:rPr>
                <w:color w:val="0a0a0a"/>
                <w:sz w:val="20"/>
                <w:szCs w:val="20"/>
                <w:rtl w:val="0"/>
              </w:rPr>
              <w:t xml:space="preserve">$12K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E">
            <w:pPr>
              <w:rPr/>
            </w:pPr>
            <w:r w:rsidDel="00000000" w:rsidR="00000000" w:rsidRPr="00000000">
              <w:rPr>
                <w:color w:val="0a0a0a"/>
                <w:sz w:val="20"/>
                <w:szCs w:val="20"/>
                <w:rtl w:val="0"/>
              </w:rPr>
              <w:t xml:space="preserve">$5K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F">
            <w:pPr>
              <w:rPr/>
            </w:pPr>
            <w:r w:rsidDel="00000000" w:rsidR="00000000" w:rsidRPr="00000000">
              <w:rPr>
                <w:color w:val="0a0a0a"/>
                <w:sz w:val="20"/>
                <w:szCs w:val="20"/>
                <w:rtl w:val="0"/>
              </w:rPr>
              <w:t xml:space="preserve">$8K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0">
            <w:pPr>
              <w:rPr/>
            </w:pPr>
            <w:r w:rsidDel="00000000" w:rsidR="00000000" w:rsidRPr="00000000">
              <w:rPr>
                <w:color w:val="0a0a0a"/>
                <w:sz w:val="20"/>
                <w:szCs w:val="20"/>
                <w:rtl w:val="0"/>
              </w:rPr>
              <w:t xml:space="preserve">$15K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01">
            <w:pPr>
              <w:rPr/>
            </w:pPr>
            <w:r w:rsidDel="00000000" w:rsidR="00000000" w:rsidRPr="00000000">
              <w:rPr>
                <w:b w:val="1"/>
                <w:bCs w:val="1"/>
                <w:color w:val="0a0a0a"/>
                <w:sz w:val="20"/>
                <w:szCs w:val="20"/>
                <w:rtl w:val="0"/>
              </w:rPr>
              <w:t xml:space="preserve">Brand creative (films, photography, typography)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2">
            <w:pPr>
              <w:rPr/>
            </w:pPr>
            <w:r w:rsidDel="00000000" w:rsidR="00000000" w:rsidRPr="00000000">
              <w:rPr>
                <w:color w:val="0a0a0a"/>
                <w:sz w:val="20"/>
                <w:szCs w:val="20"/>
                <w:rtl w:val="0"/>
              </w:rPr>
              <w:t xml:space="preserve">$15K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3">
            <w:pPr>
              <w:rPr/>
            </w:pPr>
            <w:r w:rsidDel="00000000" w:rsidR="00000000" w:rsidRPr="00000000">
              <w:rPr>
                <w:color w:val="0a0a0a"/>
                <w:sz w:val="20"/>
                <w:szCs w:val="20"/>
                <w:rtl w:val="0"/>
              </w:rPr>
              <w:t xml:space="preserve">$8K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4">
            <w:pPr>
              <w:rPr/>
            </w:pPr>
            <w:r w:rsidDel="00000000" w:rsidR="00000000" w:rsidRPr="00000000">
              <w:rPr>
                <w:color w:val="0a0a0a"/>
                <w:sz w:val="20"/>
                <w:szCs w:val="20"/>
                <w:rtl w:val="0"/>
              </w:rPr>
              <w:t xml:space="preserve">$15K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5">
            <w:pPr>
              <w:rPr/>
            </w:pPr>
            <w:r w:rsidDel="00000000" w:rsidR="00000000" w:rsidRPr="00000000">
              <w:rPr>
                <w:color w:val="0a0a0a"/>
                <w:sz w:val="20"/>
                <w:szCs w:val="20"/>
                <w:rtl w:val="0"/>
              </w:rPr>
              <w:t xml:space="preserve">$10K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06">
            <w:pPr>
              <w:rPr/>
            </w:pPr>
            <w:r w:rsidDel="00000000" w:rsidR="00000000" w:rsidRPr="00000000">
              <w:rPr>
                <w:b w:val="1"/>
                <w:bCs w:val="1"/>
                <w:color w:val="0a0a0a"/>
                <w:sz w:val="20"/>
                <w:szCs w:val="20"/>
                <w:rtl w:val="0"/>
              </w:rPr>
              <w:t xml:space="preserve">Advisory board (RD + therapist) — sacred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7">
            <w:pPr>
              <w:rPr/>
            </w:pPr>
            <w:r w:rsidDel="00000000" w:rsidR="00000000" w:rsidRPr="00000000">
              <w:rPr>
                <w:color w:val="0a0a0a"/>
                <w:sz w:val="20"/>
                <w:szCs w:val="20"/>
                <w:rtl w:val="0"/>
              </w:rPr>
              <w:t xml:space="preserve">$6K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8">
            <w:pPr>
              <w:rPr/>
            </w:pPr>
            <w:r w:rsidDel="00000000" w:rsidR="00000000" w:rsidRPr="00000000">
              <w:rPr>
                <w:color w:val="0a0a0a"/>
                <w:sz w:val="20"/>
                <w:szCs w:val="20"/>
                <w:rtl w:val="0"/>
              </w:rPr>
              <w:t xml:space="preserve">$6K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9">
            <w:pPr>
              <w:rPr/>
            </w:pPr>
            <w:r w:rsidDel="00000000" w:rsidR="00000000" w:rsidRPr="00000000">
              <w:rPr>
                <w:color w:val="0a0a0a"/>
                <w:sz w:val="20"/>
                <w:szCs w:val="20"/>
                <w:rtl w:val="0"/>
              </w:rPr>
              <w:t xml:space="preserve">$6K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A">
            <w:pPr>
              <w:rPr/>
            </w:pPr>
            <w:r w:rsidDel="00000000" w:rsidR="00000000" w:rsidRPr="00000000">
              <w:rPr>
                <w:color w:val="0a0a0a"/>
                <w:sz w:val="20"/>
                <w:szCs w:val="20"/>
                <w:rtl w:val="0"/>
              </w:rPr>
              <w:t xml:space="preserve">$6K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0B">
            <w:pPr>
              <w:rPr/>
            </w:pPr>
            <w:r w:rsidDel="00000000" w:rsidR="00000000" w:rsidRPr="00000000">
              <w:rPr>
                <w:b w:val="1"/>
                <w:bCs w:val="1"/>
                <w:color w:val="0a0a0a"/>
                <w:sz w:val="20"/>
                <w:szCs w:val="20"/>
                <w:rtl w:val="0"/>
              </w:rPr>
              <w:t xml:space="preserve">Events / IRL (Hunger House Q3, drumbeat IRL)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C">
            <w:pPr>
              <w:rPr/>
            </w:pPr>
            <w:r w:rsidDel="00000000" w:rsidR="00000000" w:rsidRPr="00000000">
              <w:rPr>
                <w:color w:val="0a0a0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D">
            <w:pPr>
              <w:rPr/>
            </w:pPr>
            <w:r w:rsidDel="00000000" w:rsidR="00000000" w:rsidRPr="00000000">
              <w:rPr>
                <w:color w:val="0a0a0a"/>
                <w:sz w:val="20"/>
                <w:szCs w:val="20"/>
                <w:rtl w:val="0"/>
              </w:rPr>
              <w:t xml:space="preserve">$5K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E">
            <w:pPr>
              <w:rPr/>
            </w:pPr>
            <w:r w:rsidDel="00000000" w:rsidR="00000000" w:rsidRPr="00000000">
              <w:rPr>
                <w:color w:val="0a0a0a"/>
                <w:sz w:val="20"/>
                <w:szCs w:val="20"/>
                <w:rtl w:val="0"/>
              </w:rPr>
              <w:t xml:space="preserve">$30K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0F">
            <w:pPr>
              <w:rPr/>
            </w:pPr>
            <w:r w:rsidDel="00000000" w:rsidR="00000000" w:rsidRPr="00000000">
              <w:rPr>
                <w:color w:val="0a0a0a"/>
                <w:sz w:val="20"/>
                <w:szCs w:val="20"/>
                <w:rtl w:val="0"/>
              </w:rPr>
              <w:t xml:space="preserve">$8K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10">
            <w:pPr>
              <w:rPr/>
            </w:pPr>
            <w:r w:rsidDel="00000000" w:rsidR="00000000" w:rsidRPr="00000000">
              <w:rPr>
                <w:b w:val="1"/>
                <w:bCs w:val="1"/>
                <w:color w:val="0a0a0a"/>
                <w:sz w:val="20"/>
                <w:szCs w:val="20"/>
                <w:rtl w:val="0"/>
              </w:rPr>
              <w:t xml:space="preserve">Tooling (Mixpanel, RevenueCat, email,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1">
            <w:pPr>
              <w:rPr/>
            </w:pPr>
            <w:r w:rsidDel="00000000" w:rsidR="00000000" w:rsidRPr="00000000">
              <w:rPr>
                <w:color w:val="0a0a0a"/>
                <w:sz w:val="20"/>
                <w:szCs w:val="20"/>
                <w:rtl w:val="0"/>
              </w:rPr>
              <w:t xml:space="preserve">$3K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2">
            <w:pPr>
              <w:rPr/>
            </w:pPr>
            <w:r w:rsidDel="00000000" w:rsidR="00000000" w:rsidRPr="00000000">
              <w:rPr>
                <w:color w:val="0a0a0a"/>
                <w:sz w:val="20"/>
                <w:szCs w:val="20"/>
                <w:rtl w:val="0"/>
              </w:rPr>
              <w:t xml:space="preserve">$3K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3">
            <w:pPr>
              <w:rPr/>
            </w:pPr>
            <w:r w:rsidDel="00000000" w:rsidR="00000000" w:rsidRPr="00000000">
              <w:rPr>
                <w:color w:val="0a0a0a"/>
                <w:sz w:val="20"/>
                <w:szCs w:val="20"/>
                <w:rtl w:val="0"/>
              </w:rPr>
              <w:t xml:space="preserve">$3K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4">
            <w:pPr>
              <w:rPr/>
            </w:pPr>
            <w:r w:rsidDel="00000000" w:rsidR="00000000" w:rsidRPr="00000000">
              <w:rPr>
                <w:color w:val="0a0a0a"/>
                <w:sz w:val="20"/>
                <w:szCs w:val="20"/>
                <w:rtl w:val="0"/>
              </w:rPr>
              <w:t xml:space="preserve">$3K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15">
            <w:pPr>
              <w:rPr/>
            </w:pPr>
            <w:r w:rsidDel="00000000" w:rsidR="00000000" w:rsidRPr="00000000">
              <w:rPr>
                <w:b w:val="1"/>
                <w:bCs w:val="1"/>
                <w:color w:val="0a0a0a"/>
                <w:sz w:val="20"/>
                <w:szCs w:val="20"/>
                <w:rtl w:val="0"/>
              </w:rPr>
              <w:t xml:space="preserve">Contingency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6">
            <w:pPr>
              <w:rPr/>
            </w:pPr>
            <w:r w:rsidDel="00000000" w:rsidR="00000000" w:rsidRPr="00000000">
              <w:rPr>
                <w:color w:val="0a0a0a"/>
                <w:sz w:val="20"/>
                <w:szCs w:val="20"/>
                <w:rtl w:val="0"/>
              </w:rPr>
              <w:t xml:space="preserve">$5K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7">
            <w:pPr>
              <w:rPr/>
            </w:pPr>
            <w:r w:rsidDel="00000000" w:rsidR="00000000" w:rsidRPr="00000000">
              <w:rPr>
                <w:color w:val="0a0a0a"/>
                <w:sz w:val="20"/>
                <w:szCs w:val="20"/>
                <w:rtl w:val="0"/>
              </w:rPr>
              <w:t xml:space="preserve">$10K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8">
            <w:pPr>
              <w:rPr/>
            </w:pPr>
            <w:r w:rsidDel="00000000" w:rsidR="00000000" w:rsidRPr="00000000">
              <w:rPr>
                <w:color w:val="0a0a0a"/>
                <w:sz w:val="20"/>
                <w:szCs w:val="20"/>
                <w:rtl w:val="0"/>
              </w:rPr>
              <w:t xml:space="preserve">$15K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19">
            <w:pPr>
              <w:rPr/>
            </w:pPr>
            <w:r w:rsidDel="00000000" w:rsidR="00000000" w:rsidRPr="00000000">
              <w:rPr>
                <w:color w:val="0a0a0a"/>
                <w:sz w:val="20"/>
                <w:szCs w:val="20"/>
                <w:rtl w:val="0"/>
              </w:rPr>
              <w:t xml:space="preserve">$10K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31A">
            <w:pPr>
              <w:rPr/>
            </w:pPr>
            <w:r w:rsidDel="00000000" w:rsidR="00000000" w:rsidRPr="00000000">
              <w:rPr>
                <w:b w:val="1"/>
                <w:bCs w:val="1"/>
                <w:smallCaps w:val="1"/>
                <w:color w:val="f5f1e8"/>
                <w:sz w:val="20"/>
                <w:szCs w:val="20"/>
                <w:rtl w:val="0"/>
              </w:rPr>
              <w:t xml:space="preserve">QUARTERLY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31B">
            <w:pPr>
              <w:rPr/>
            </w:pPr>
            <w:r w:rsidDel="00000000" w:rsidR="00000000" w:rsidRPr="00000000">
              <w:rPr>
                <w:b w:val="1"/>
                <w:bCs w:val="1"/>
                <w:color w:val="f5f1e8"/>
                <w:sz w:val="20"/>
                <w:szCs w:val="20"/>
                <w:rtl w:val="0"/>
              </w:rPr>
              <w:t xml:space="preserve">$74K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31C">
            <w:pPr>
              <w:rPr/>
            </w:pPr>
            <w:r w:rsidDel="00000000" w:rsidR="00000000" w:rsidRPr="00000000">
              <w:rPr>
                <w:b w:val="1"/>
                <w:bCs w:val="1"/>
                <w:color w:val="f5f1e8"/>
                <w:sz w:val="20"/>
                <w:szCs w:val="20"/>
                <w:rtl w:val="0"/>
              </w:rPr>
              <w:t xml:space="preserve">$109K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31D">
            <w:pPr>
              <w:rPr/>
            </w:pPr>
            <w:r w:rsidDel="00000000" w:rsidR="00000000" w:rsidRPr="00000000">
              <w:rPr>
                <w:b w:val="1"/>
                <w:bCs w:val="1"/>
                <w:color w:val="f5f1e8"/>
                <w:sz w:val="20"/>
                <w:szCs w:val="20"/>
                <w:rtl w:val="0"/>
              </w:rPr>
              <w:t xml:space="preserve">$194K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31E">
            <w:pPr>
              <w:rPr/>
            </w:pPr>
            <w:r w:rsidDel="00000000" w:rsidR="00000000" w:rsidRPr="00000000">
              <w:rPr>
                <w:b w:val="1"/>
                <w:bCs w:val="1"/>
                <w:color w:val="f5f1e8"/>
                <w:sz w:val="20"/>
                <w:szCs w:val="20"/>
                <w:rtl w:val="0"/>
              </w:rPr>
              <w:t xml:space="preserve">$169K</w:t>
            </w:r>
            <w:r w:rsidDel="00000000" w:rsidR="00000000" w:rsidRPr="00000000">
              <w:rPr>
                <w:rtl w:val="0"/>
              </w:rPr>
            </w:r>
          </w:p>
        </w:tc>
      </w:tr>
    </w:tbl>
    <w:p w:rsidR="00000000" w:rsidDel="00000000" w:rsidP="00000000" w:rsidRDefault="00000000" w:rsidRPr="00000000" w14:paraId="0000031F">
      <w:pPr>
        <w:spacing w:after="80" w:lineRule="auto"/>
        <w:rPr/>
      </w:pPr>
      <w:r w:rsidDel="00000000" w:rsidR="00000000" w:rsidRPr="00000000">
        <w:rPr>
          <w:rFonts w:ascii="Consolas" w:cs="Consolas" w:eastAsia="Consolas" w:hAnsi="Consolas"/>
          <w:color w:val="555555"/>
          <w:sz w:val="16"/>
          <w:szCs w:val="16"/>
          <w:rtl w:val="0"/>
        </w:rPr>
        <w:t xml:space="preserve">Year 1 marketing total: approximately $546K. Excludes founder cash compensation (founders are equity-only in Y1) and product engineering. Designed as a pitch of what marketing needs to win the category — not a forced lean against a smaller raise. Funding scenario is Thad's domain; this number is what the marketing strategy requires to execute as written.</w:t>
      </w:r>
      <w:r w:rsidDel="00000000" w:rsidR="00000000" w:rsidRPr="00000000">
        <w:rPr>
          <w:rtl w:val="0"/>
        </w:rPr>
      </w:r>
    </w:p>
    <w:p w:rsidR="00000000" w:rsidDel="00000000" w:rsidP="00000000" w:rsidRDefault="00000000" w:rsidRPr="00000000" w14:paraId="00000320">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DISCIPLINE TRIGGERS — WHAT WE CUT FIRST IF SIGNAL IS WEAK</w:t>
      </w:r>
      <w:r w:rsidDel="00000000" w:rsidR="00000000" w:rsidRPr="00000000">
        <w:rPr>
          <w:rtl w:val="0"/>
        </w:rPr>
      </w:r>
    </w:p>
    <w:p w:rsidR="00000000" w:rsidDel="00000000" w:rsidP="00000000" w:rsidRDefault="00000000" w:rsidRPr="00000000" w14:paraId="00000321">
      <w:pPr>
        <w:spacing w:after="140" w:line="300" w:lineRule="auto"/>
        <w:rPr/>
      </w:pPr>
      <w:r w:rsidDel="00000000" w:rsidR="00000000" w:rsidRPr="00000000">
        <w:rPr>
          <w:rtl w:val="0"/>
        </w:rPr>
        <w:t xml:space="preserve">These aren't budget cuts dictated by cash — funding is solved. These are the things we cut when the leading indicators (Section 19) say a tactic isn't working. Discipline, not constraint.</w:t>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Paid media beyond Q2 test budget. If trial-to-paid conversion is below 10% by end of Q2, we hold paid flat and fix the funnel. Cost: up to $50K held back.</w:t>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Mid-tier creator deals that aren't producing affiliate conversions by Day 60. Friendly off-boarding, redeploy budget to nano + micro tier.</w:t>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High-production-value brand films if the lower-cost typography-led video is outperforming on share rate. Let the data tell us where to spend.</w:t>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Hunger House scope can flex — $30K is the full vision; a smaller version at $12–15K still works as a community moment if Q2 cash conservation becomes useful for product investment.</w:t>
      </w:r>
    </w:p>
    <w:p w:rsidR="00000000" w:rsidDel="00000000" w:rsidP="00000000" w:rsidRDefault="00000000" w:rsidRPr="00000000" w14:paraId="00000326">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WHAT DOES NOT GET CUT, EVER</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Advisory board compensation. This is the Ethics Document made real. The full $24K/year line stays under any scenario short of shutdown. Cutting it is a strategic mistake disguised as a budget decision.</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manager. Without them, the cult dies. Without the cult, we have no moat. Especially critical given the voice-led brand strategy — community is the relationship layer that founder-on-camera content would otherwise provide.</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Tooling (Mixpanel, RevenueCat, email). We measure or we fly blind. $12K/year is the price of decisions made on data.</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Creator program base layer. Voice-led brands need creator-led distribution. Cutting creators is cutting the legs out from under the strategy.</w:t>
      </w:r>
    </w:p>
    <w:p w:rsidR="00000000" w:rsidDel="00000000" w:rsidP="00000000" w:rsidRDefault="00000000" w:rsidRPr="00000000" w14:paraId="0000032B">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21. TEAM</w:t>
      </w:r>
      <w:r w:rsidDel="00000000" w:rsidR="00000000" w:rsidRPr="00000000">
        <w:rPr>
          <w:rtl w:val="0"/>
        </w:rPr>
      </w:r>
    </w:p>
    <w:p w:rsidR="00000000" w:rsidDel="00000000" w:rsidP="00000000" w:rsidRDefault="00000000" w:rsidRPr="00000000" w14:paraId="0000032C">
      <w:pPr>
        <w:spacing w:after="360" w:lineRule="auto"/>
        <w:rPr/>
      </w:pPr>
      <w:r w:rsidDel="00000000" w:rsidR="00000000" w:rsidRPr="00000000">
        <w:rPr>
          <w:rFonts w:ascii="Consolas" w:cs="Consolas" w:eastAsia="Consolas" w:hAnsi="Consolas"/>
          <w:b w:val="1"/>
          <w:bCs w:val="1"/>
          <w:color w:val="b8001f"/>
          <w:sz w:val="16"/>
          <w:szCs w:val="16"/>
          <w:rtl w:val="0"/>
        </w:rPr>
        <w:t xml:space="preserve">21 / 24</w:t>
      </w:r>
      <w:r w:rsidDel="00000000" w:rsidR="00000000" w:rsidRPr="00000000">
        <w:rPr>
          <w:rFonts w:ascii="Consolas" w:cs="Consolas" w:eastAsia="Consolas" w:hAnsi="Consolas"/>
          <w:color w:val="555555"/>
          <w:sz w:val="16"/>
          <w:szCs w:val="16"/>
          <w:rtl w:val="0"/>
        </w:rPr>
        <w:t xml:space="preserve">    ORG · HIRING PRIORITY</w:t>
      </w:r>
      <w:r w:rsidDel="00000000" w:rsidR="00000000" w:rsidRPr="00000000">
        <w:rPr>
          <w:rtl w:val="0"/>
        </w:rPr>
      </w:r>
    </w:p>
    <w:p w:rsidR="00000000" w:rsidDel="00000000" w:rsidP="00000000" w:rsidRDefault="00000000" w:rsidRPr="00000000" w14:paraId="0000032D">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HIRING ORDER</w:t>
      </w:r>
      <w:r w:rsidDel="00000000" w:rsidR="00000000" w:rsidRPr="00000000">
        <w:rPr>
          <w:rtl w:val="0"/>
        </w:rPr>
      </w:r>
    </w:p>
    <w:p w:rsidR="00000000" w:rsidDel="00000000" w:rsidP="00000000" w:rsidRDefault="00000000" w:rsidRPr="00000000" w14:paraId="0000032E">
      <w:pPr>
        <w:spacing w:after="140" w:line="300" w:lineRule="auto"/>
        <w:rPr/>
      </w:pPr>
      <w:r w:rsidDel="00000000" w:rsidR="00000000" w:rsidRPr="00000000">
        <w:rPr>
          <w:rtl w:val="0"/>
        </w:rPr>
        <w:t xml:space="preserve">Every hire is existential pre-PMF. The order matters more than the people. The first three marketing hires, in priority:</w:t>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manager (Month 1, part-time → full-time by Month 4). Discord, Reddit, DMs, UGC pipeline. Especially critical in a voice-led brand — community is the relationship layer that face-led brands get from their founder's posting cadence. Profile: 24–28, has built a community before (Substack, Discord server, Twitch channel), lived experience as the kind of person we're marketing to.</w:t>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producer / designer (Month 2). Produces the typography-led brand video, manifesto graphics, voiceover content, and merch drop films. Less "shooter" and more "designer with motion skills," because the brand is voice-led, not face-led. Profile: 24–30, comes from a creator economy or branded content background, fluent in After Effects/Premiere plus Figma. Cuts creator content where needed, but the core skill is brand typography in motion.</w:t>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marketing lead (Month 4–5, after organic signal is unambiguous). Owns paid media end to end. Profile: 28–35, has scaled DTC apps before, comfortable with pre-PMF ambiguity. Until then, the brand-lead co-founder runs paid directly.</w:t>
      </w:r>
    </w:p>
    <w:p w:rsidR="00000000" w:rsidDel="00000000" w:rsidP="00000000" w:rsidRDefault="00000000" w:rsidRPr="00000000" w14:paraId="00000332">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The content producer hire matters more than it would in a face-led brand. When the founder isn't on camera most days, the brand has to look unmistakably like itself in every piece of video — through typography, color, sound design, motion. The hire is the one who keeps the brand looking like the brand at volume. Underspending here is the single most common mistake voice-led brands make.</w:t>
      </w:r>
      <w:r w:rsidDel="00000000" w:rsidR="00000000" w:rsidRPr="00000000">
        <w:rPr>
          <w:rtl w:val="0"/>
        </w:rPr>
      </w:r>
    </w:p>
    <w:p w:rsidR="00000000" w:rsidDel="00000000" w:rsidP="00000000" w:rsidRDefault="00000000" w:rsidRPr="00000000" w14:paraId="00000333">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IN-HOUSE VS FREELANCE VS AGENCY</w:t>
      </w:r>
      <w:r w:rsidDel="00000000" w:rsidR="00000000" w:rsidRPr="00000000">
        <w:rPr>
          <w:rtl w:val="0"/>
        </w:rPr>
      </w:r>
    </w:p>
    <w:p w:rsidR="00000000" w:rsidDel="00000000" w:rsidP="00000000" w:rsidRDefault="00000000" w:rsidRPr="00000000" w14:paraId="00000334">
      <w:pPr>
        <w:spacing w:after="140" w:line="300" w:lineRule="auto"/>
        <w:rPr/>
      </w:pPr>
      <w:r w:rsidDel="00000000" w:rsidR="00000000" w:rsidRPr="00000000">
        <w:rPr>
          <w:rtl w:val="0"/>
        </w:rPr>
        <w:t xml:space="preserve">In-house wins on voice. Freelance and agency win on craft for moments. The split:</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In-house: weekly content, community, creator outreach, paid management (after Month 4–5), brand-voice work, copy on every surface.</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Freelance or agency: the launch film, the merch drop films, the brand identity polish, the photography for major drops, occasional motion-graphics specialists for tentpole moments.</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agency we do NOT hire: a traditional ad agency or PR agency. They are too slow, too expensive, and too off-voice for what we're building. The retainer on a real PR agency alone would consume our community manager line.</w:t>
      </w:r>
    </w:p>
    <w:p w:rsidR="00000000" w:rsidDel="00000000" w:rsidP="00000000" w:rsidRDefault="00000000" w:rsidRPr="00000000" w14:paraId="00000338">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br w:type="textWrapping"/>
        <w:t xml:space="preserve">THE VOICE OWNERSHIP QUESTION</w:t>
      </w:r>
      <w:r w:rsidDel="00000000" w:rsidR="00000000" w:rsidRPr="00000000">
        <w:rPr>
          <w:rtl w:val="0"/>
        </w:rPr>
      </w:r>
    </w:p>
    <w:p w:rsidR="00000000" w:rsidDel="00000000" w:rsidP="00000000" w:rsidRDefault="00000000" w:rsidRPr="00000000" w14:paraId="00000339">
      <w:pPr>
        <w:spacing w:after="140" w:line="300" w:lineRule="auto"/>
        <w:rPr/>
      </w:pPr>
      <w:r w:rsidDel="00000000" w:rsidR="00000000" w:rsidRPr="00000000">
        <w:rPr>
          <w:rtl w:val="0"/>
        </w:rPr>
        <w:t xml:space="preserve">This is the most important governance question in the building. In a Liquid-Death-style brand, voice consistency is everything. As we scale, the voice will drift unless one co-founder owns it definitively. In Year 1, that's the brand-lead co-founder. Copy-veto on everything — paid creative, email, push, App Store, press, podcast prep, even the other founders' tweets when needed. That authority is non-negotiable and is written into the founders' operating agreement, not as ego, but as a circuit-breaker against brand dilution.</w:t>
      </w:r>
    </w:p>
    <w:p w:rsidR="00000000" w:rsidDel="00000000" w:rsidP="00000000" w:rsidRDefault="00000000" w:rsidRPr="00000000" w14:paraId="0000033A">
      <w:pPr>
        <w:pBdr>
          <w:left w:color="c75300" w:space="8" w:sz="18" w:val="single"/>
        </w:pBdr>
        <w:shd w:fill="fff4e6" w:val="clear"/>
        <w:spacing w:after="200" w:before="200" w:line="280" w:lineRule="auto"/>
        <w:ind w:left="200" w:right="200" w:firstLine="0"/>
        <w:rPr/>
      </w:pPr>
      <w:r w:rsidDel="00000000" w:rsidR="00000000" w:rsidRPr="00000000">
        <w:rPr>
          <w:rFonts w:ascii="Consolas" w:cs="Consolas" w:eastAsia="Consolas" w:hAnsi="Consolas"/>
          <w:b w:val="1"/>
          <w:bCs w:val="1"/>
          <w:color w:val="c75300"/>
          <w:sz w:val="16"/>
          <w:szCs w:val="16"/>
          <w:rtl w:val="0"/>
        </w:rPr>
        <w:t xml:space="preserve">STRAIGHT TALK  </w:t>
        <w:br w:type="textWrapping"/>
      </w:r>
      <w:r w:rsidDel="00000000" w:rsidR="00000000" w:rsidRPr="00000000">
        <w:rPr>
          <w:i w:val="1"/>
          <w:iCs w:val="1"/>
          <w:color w:val="0a0a0a"/>
          <w:rtl w:val="0"/>
        </w:rPr>
        <w:t xml:space="preserve">Co-founder voice will collide. It has to. Matt is the technical soul of the product; the brand-lead is the constitution of how it speaks. The healthy version of this collision is a weekly 30-minute disagreement that produces better work than either could have made alone. The unhealthy version is anyone routing around the brand voice and shipping copy or messaging directly — including the brand-lead skipping the conversation when it would be useful. Inconsistency in voice is what kills brand-led startups. The norm we agree on, in writing: brand-touching decisions go through the brand-lead, brand-lead surfaces dissent in co-founder meetings rather than over-vetoing in DMs. Both sides of that need to hold.</w:t>
      </w:r>
      <w:r w:rsidDel="00000000" w:rsidR="00000000" w:rsidRPr="00000000">
        <w:rPr>
          <w:rtl w:val="0"/>
        </w:rPr>
      </w:r>
    </w:p>
    <w:p w:rsidR="00000000" w:rsidDel="00000000" w:rsidP="00000000" w:rsidRDefault="00000000" w:rsidRPr="00000000" w14:paraId="0000033B">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22. RISKS</w:t>
      </w:r>
      <w:r w:rsidDel="00000000" w:rsidR="00000000" w:rsidRPr="00000000">
        <w:rPr>
          <w:rtl w:val="0"/>
        </w:rPr>
      </w:r>
    </w:p>
    <w:p w:rsidR="00000000" w:rsidDel="00000000" w:rsidP="00000000" w:rsidRDefault="00000000" w:rsidRPr="00000000" w14:paraId="0000033C">
      <w:pPr>
        <w:spacing w:after="360" w:lineRule="auto"/>
        <w:rPr/>
      </w:pPr>
      <w:r w:rsidDel="00000000" w:rsidR="00000000" w:rsidRPr="00000000">
        <w:rPr>
          <w:rFonts w:ascii="Consolas" w:cs="Consolas" w:eastAsia="Consolas" w:hAnsi="Consolas"/>
          <w:b w:val="1"/>
          <w:bCs w:val="1"/>
          <w:color w:val="b8001f"/>
          <w:sz w:val="16"/>
          <w:szCs w:val="16"/>
          <w:rtl w:val="0"/>
        </w:rPr>
        <w:t xml:space="preserve">22 / 24</w:t>
      </w:r>
      <w:r w:rsidDel="00000000" w:rsidR="00000000" w:rsidRPr="00000000">
        <w:rPr>
          <w:rFonts w:ascii="Consolas" w:cs="Consolas" w:eastAsia="Consolas" w:hAnsi="Consolas"/>
          <w:color w:val="555555"/>
          <w:sz w:val="16"/>
          <w:szCs w:val="16"/>
          <w:rtl w:val="0"/>
        </w:rPr>
        <w:t xml:space="preserve">    RISK REGISTER · WHAT COULD KILL THIS</w:t>
      </w:r>
      <w:r w:rsidDel="00000000" w:rsidR="00000000" w:rsidRPr="00000000">
        <w:rPr>
          <w:rtl w:val="0"/>
        </w:rPr>
      </w:r>
    </w:p>
    <w:p w:rsidR="00000000" w:rsidDel="00000000" w:rsidP="00000000" w:rsidRDefault="00000000" w:rsidRPr="00000000" w14:paraId="0000033D">
      <w:pPr>
        <w:spacing w:after="140" w:line="300" w:lineRule="auto"/>
        <w:rPr/>
      </w:pPr>
      <w:r w:rsidDel="00000000" w:rsidR="00000000" w:rsidRPr="00000000">
        <w:rPr>
          <w:rtl w:val="0"/>
        </w:rPr>
        <w:t xml:space="preserve">Every plan has risks. Most plans pretend they don't. Below is the honest list of what could end this brand in its first 12 months, ranked by likelihood × severity, with our mitigation for each.</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8"/>
        <w:gridCol w:w="1160"/>
        <w:gridCol w:w="1115"/>
        <w:gridCol w:w="4397"/>
        <w:tblGridChange w:id="0">
          <w:tblGrid>
            <w:gridCol w:w="2688"/>
            <w:gridCol w:w="1160"/>
            <w:gridCol w:w="1115"/>
            <w:gridCol w:w="439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33E">
            <w:pPr>
              <w:rPr/>
            </w:pPr>
            <w:r w:rsidDel="00000000" w:rsidR="00000000" w:rsidRPr="00000000">
              <w:rPr>
                <w:rFonts w:ascii="Consolas" w:cs="Consolas" w:eastAsia="Consolas" w:hAnsi="Consolas"/>
                <w:b w:val="1"/>
                <w:bCs w:val="1"/>
                <w:smallCaps w:val="1"/>
                <w:color w:val="f5f1e8"/>
                <w:sz w:val="16"/>
                <w:szCs w:val="16"/>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33F">
            <w:pPr>
              <w:rPr/>
            </w:pPr>
            <w:r w:rsidDel="00000000" w:rsidR="00000000" w:rsidRPr="00000000">
              <w:rPr>
                <w:rFonts w:ascii="Consolas" w:cs="Consolas" w:eastAsia="Consolas" w:hAnsi="Consolas"/>
                <w:b w:val="1"/>
                <w:bCs w:val="1"/>
                <w:smallCaps w:val="1"/>
                <w:color w:val="f5f1e8"/>
                <w:sz w:val="16"/>
                <w:szCs w:val="16"/>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340">
            <w:pPr>
              <w:rPr/>
            </w:pPr>
            <w:r w:rsidDel="00000000" w:rsidR="00000000" w:rsidRPr="00000000">
              <w:rPr>
                <w:rFonts w:ascii="Consolas" w:cs="Consolas" w:eastAsia="Consolas" w:hAnsi="Consolas"/>
                <w:b w:val="1"/>
                <w:bCs w:val="1"/>
                <w:smallCaps w:val="1"/>
                <w:color w:val="f5f1e8"/>
                <w:sz w:val="16"/>
                <w:szCs w:val="16"/>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100.0" w:type="dxa"/>
              <w:left w:w="140.0" w:type="dxa"/>
              <w:bottom w:w="100.0" w:type="dxa"/>
              <w:right w:w="140.0" w:type="dxa"/>
            </w:tcMar>
          </w:tcPr>
          <w:p w:rsidR="00000000" w:rsidDel="00000000" w:rsidP="00000000" w:rsidRDefault="00000000" w:rsidRPr="00000000" w14:paraId="00000341">
            <w:pPr>
              <w:rPr/>
            </w:pPr>
            <w:r w:rsidDel="00000000" w:rsidR="00000000" w:rsidRPr="00000000">
              <w:rPr>
                <w:rFonts w:ascii="Consolas" w:cs="Consolas" w:eastAsia="Consolas" w:hAnsi="Consolas"/>
                <w:b w:val="1"/>
                <w:bCs w:val="1"/>
                <w:smallCaps w:val="1"/>
                <w:color w:val="f5f1e8"/>
                <w:sz w:val="16"/>
                <w:szCs w:val="16"/>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42">
            <w:pPr>
              <w:rPr/>
            </w:pPr>
            <w:r w:rsidDel="00000000" w:rsidR="00000000" w:rsidRPr="00000000">
              <w:rPr>
                <w:b w:val="1"/>
                <w:bCs w:val="1"/>
                <w:color w:val="0a0a0a"/>
                <w:sz w:val="20"/>
                <w:szCs w:val="20"/>
                <w:rtl w:val="0"/>
              </w:rPr>
              <w:t xml:space="preserve">App Store rejects the name 'Hunger'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43">
            <w:pPr>
              <w:rPr/>
            </w:pPr>
            <w:r w:rsidDel="00000000" w:rsidR="00000000" w:rsidRPr="00000000">
              <w:rPr>
                <w:color w:val="0a0a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44">
            <w:pPr>
              <w:rPr/>
            </w:pPr>
            <w:r w:rsidDel="00000000" w:rsidR="00000000" w:rsidRPr="00000000">
              <w:rPr>
                <w:color w:val="0a0a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45">
            <w:pPr>
              <w:rPr/>
            </w:pPr>
            <w:r w:rsidDel="00000000" w:rsidR="00000000" w:rsidRPr="00000000">
              <w:rPr>
                <w:color w:val="0a0a0a"/>
                <w:sz w:val="20"/>
                <w:szCs w:val="20"/>
                <w:rtl w:val="0"/>
              </w:rPr>
              <w:t xml:space="preserve">Cover letter with Ethics Document; backup name ("Hunger: Fuel &amp; Train") pre-submitted; legal contact 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46">
            <w:pPr>
              <w:rPr/>
            </w:pPr>
            <w:r w:rsidDel="00000000" w:rsidR="00000000" w:rsidRPr="00000000">
              <w:rPr>
                <w:b w:val="1"/>
                <w:bCs w:val="1"/>
                <w:color w:val="0a0a0a"/>
                <w:sz w:val="20"/>
                <w:szCs w:val="20"/>
                <w:rtl w:val="0"/>
              </w:rPr>
              <w:t xml:space="preserve">Clinical / ED-advocate public 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47">
            <w:pPr>
              <w:rPr/>
            </w:pPr>
            <w:r w:rsidDel="00000000" w:rsidR="00000000" w:rsidRPr="00000000">
              <w:rPr>
                <w:color w:val="0a0a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48">
            <w:pPr>
              <w:rPr/>
            </w:pPr>
            <w:r w:rsidDel="00000000" w:rsidR="00000000" w:rsidRPr="00000000">
              <w:rPr>
                <w:color w:val="0a0a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49">
            <w:pPr>
              <w:rPr/>
            </w:pPr>
            <w:r w:rsidDel="00000000" w:rsidR="00000000" w:rsidRPr="00000000">
              <w:rPr>
                <w:color w:val="0a0a0a"/>
                <w:sz w:val="20"/>
                <w:szCs w:val="20"/>
                <w:rtl w:val="0"/>
              </w:rPr>
              <w:t xml:space="preserve">Ethics Document, advisor board, recovery partnership, internal response protocol. The attack is a marketing moment if we're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4A">
            <w:pPr>
              <w:rPr/>
            </w:pPr>
            <w:r w:rsidDel="00000000" w:rsidR="00000000" w:rsidRPr="00000000">
              <w:rPr>
                <w:b w:val="1"/>
                <w:bCs w:val="1"/>
                <w:color w:val="0a0a0a"/>
                <w:sz w:val="20"/>
                <w:szCs w:val="20"/>
                <w:rtl w:val="0"/>
              </w:rPr>
              <w:t xml:space="preserve">Founder voice drifts toward Noom-adjacent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4B">
            <w:pPr>
              <w:rPr/>
            </w:pPr>
            <w:r w:rsidDel="00000000" w:rsidR="00000000" w:rsidRPr="00000000">
              <w:rPr>
                <w:color w:val="0a0a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4C">
            <w:pPr>
              <w:rPr/>
            </w:pPr>
            <w:r w:rsidDel="00000000" w:rsidR="00000000" w:rsidRPr="00000000">
              <w:rPr>
                <w:color w:val="0a0a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4D">
            <w:pPr>
              <w:rPr/>
            </w:pPr>
            <w:r w:rsidDel="00000000" w:rsidR="00000000" w:rsidRPr="00000000">
              <w:rPr>
                <w:color w:val="0a0a0a"/>
                <w:sz w:val="20"/>
                <w:szCs w:val="20"/>
                <w:rtl w:val="0"/>
              </w:rPr>
              <w:t xml:space="preserve">Brand copy-veto, in writing in the founders' operating agreement. Monthly voice audit. Co-founder pact (Section 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4E">
            <w:pPr>
              <w:rPr/>
            </w:pPr>
            <w:r w:rsidDel="00000000" w:rsidR="00000000" w:rsidRPr="00000000">
              <w:rPr>
                <w:b w:val="1"/>
                <w:bCs w:val="1"/>
                <w:color w:val="0a0a0a"/>
                <w:sz w:val="20"/>
                <w:szCs w:val="20"/>
                <w:rtl w:val="0"/>
              </w:rPr>
              <w:t xml:space="preserve">Real ED harm to a user is reported publicly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4F">
            <w:pPr>
              <w:rPr/>
            </w:pPr>
            <w:r w:rsidDel="00000000" w:rsidR="00000000" w:rsidRPr="00000000">
              <w:rPr>
                <w:color w:val="0a0a0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0">
            <w:pPr>
              <w:rPr/>
            </w:pPr>
            <w:r w:rsidDel="00000000" w:rsidR="00000000" w:rsidRPr="00000000">
              <w:rPr>
                <w:color w:val="0a0a0a"/>
                <w:sz w:val="20"/>
                <w:szCs w:val="20"/>
                <w:rtl w:val="0"/>
              </w:rPr>
              <w:t xml:space="preserve">Existential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1">
            <w:pPr>
              <w:rPr/>
            </w:pPr>
            <w:r w:rsidDel="00000000" w:rsidR="00000000" w:rsidRPr="00000000">
              <w:rPr>
                <w:color w:val="0a0a0a"/>
                <w:sz w:val="20"/>
                <w:szCs w:val="20"/>
                <w:rtl w:val="0"/>
              </w:rPr>
              <w:t xml:space="preserve">Product guardrails, advisor sign-off, transparent response protocol, insurance. We are the most-guarded app in the category. Still possible, never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52">
            <w:pPr>
              <w:rPr/>
            </w:pPr>
            <w:r w:rsidDel="00000000" w:rsidR="00000000" w:rsidRPr="00000000">
              <w:rPr>
                <w:b w:val="1"/>
                <w:bCs w:val="1"/>
                <w:color w:val="0a0a0a"/>
                <w:sz w:val="20"/>
                <w:szCs w:val="20"/>
                <w:rtl w:val="0"/>
              </w:rPr>
              <w:t xml:space="preserve">Noom or MyFitnessPal pivots to anti-diet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3">
            <w:pPr>
              <w:rPr/>
            </w:pPr>
            <w:r w:rsidDel="00000000" w:rsidR="00000000" w:rsidRPr="00000000">
              <w:rPr>
                <w:color w:val="0a0a0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4">
            <w:pPr>
              <w:rPr/>
            </w:pPr>
            <w:r w:rsidDel="00000000" w:rsidR="00000000" w:rsidRPr="00000000">
              <w:rPr>
                <w:color w:val="0a0a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5">
            <w:pPr>
              <w:rPr/>
            </w:pPr>
            <w:r w:rsidDel="00000000" w:rsidR="00000000" w:rsidRPr="00000000">
              <w:rPr>
                <w:color w:val="0a0a0a"/>
                <w:sz w:val="20"/>
                <w:szCs w:val="20"/>
                <w:rtl w:val="0"/>
              </w:rPr>
              <w:t xml:space="preserve">Their brand baggage is permanent. They cannot credibly pivot. The attempt will look like the move it is, and we benefit from the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56">
            <w:pPr>
              <w:rPr/>
            </w:pPr>
            <w:r w:rsidDel="00000000" w:rsidR="00000000" w:rsidRPr="00000000">
              <w:rPr>
                <w:b w:val="1"/>
                <w:bCs w:val="1"/>
                <w:color w:val="0a0a0a"/>
                <w:sz w:val="20"/>
                <w:szCs w:val="20"/>
                <w:rtl w:val="0"/>
              </w:rPr>
              <w:t xml:space="preserve">A new, well-funded direct competitor launches with the same 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7">
            <w:pPr>
              <w:rPr/>
            </w:pPr>
            <w:r w:rsidDel="00000000" w:rsidR="00000000" w:rsidRPr="00000000">
              <w:rPr>
                <w:color w:val="0a0a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8">
            <w:pPr>
              <w:rPr/>
            </w:pPr>
            <w:r w:rsidDel="00000000" w:rsidR="00000000" w:rsidRPr="00000000">
              <w:rPr>
                <w:color w:val="0a0a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9">
            <w:pPr>
              <w:rPr/>
            </w:pPr>
            <w:r w:rsidDel="00000000" w:rsidR="00000000" w:rsidRPr="00000000">
              <w:rPr>
                <w:color w:val="0a0a0a"/>
                <w:sz w:val="20"/>
                <w:szCs w:val="20"/>
                <w:rtl w:val="0"/>
              </w:rPr>
              <w:t xml:space="preserve">Speed. Audience depth (the cult is the moat). The first-mover with the better manifesto wins, not the better-funded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5A">
            <w:pPr>
              <w:rPr/>
            </w:pPr>
            <w:r w:rsidDel="00000000" w:rsidR="00000000" w:rsidRPr="00000000">
              <w:rPr>
                <w:b w:val="1"/>
                <w:bCs w:val="1"/>
                <w:color w:val="0a0a0a"/>
                <w:sz w:val="20"/>
                <w:szCs w:val="20"/>
                <w:rtl w:val="0"/>
              </w:rPr>
              <w:t xml:space="preserve">TikTok throttles 'Hunger' as a brand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B">
            <w:pPr>
              <w:rPr/>
            </w:pPr>
            <w:r w:rsidDel="00000000" w:rsidR="00000000" w:rsidRPr="00000000">
              <w:rPr>
                <w:color w:val="0a0a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C">
            <w:pPr>
              <w:rPr/>
            </w:pPr>
            <w:r w:rsidDel="00000000" w:rsidR="00000000" w:rsidRPr="00000000">
              <w:rPr>
                <w:color w:val="0a0a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D">
            <w:pPr>
              <w:rPr/>
            </w:pPr>
            <w:r w:rsidDel="00000000" w:rsidR="00000000" w:rsidRPr="00000000">
              <w:rPr>
                <w:color w:val="0a0a0a"/>
                <w:sz w:val="20"/>
                <w:szCs w:val="20"/>
                <w:rtl w:val="0"/>
              </w:rPr>
              <w:t xml:space="preserve">Diversified channel strategy. Email + Discord + Twitter survive any TikTok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5E">
            <w:pPr>
              <w:rPr/>
            </w:pPr>
            <w:r w:rsidDel="00000000" w:rsidR="00000000" w:rsidRPr="00000000">
              <w:rPr>
                <w:b w:val="1"/>
                <w:bCs w:val="1"/>
                <w:color w:val="0a0a0a"/>
                <w:sz w:val="20"/>
                <w:szCs w:val="20"/>
                <w:rtl w:val="0"/>
              </w:rPr>
              <w:t xml:space="preserve">Cash runs out before PMF signal lands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5F">
            <w:pPr>
              <w:rPr/>
            </w:pPr>
            <w:r w:rsidDel="00000000" w:rsidR="00000000" w:rsidRPr="00000000">
              <w:rPr>
                <w:color w:val="0a0a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60">
            <w:pPr>
              <w:rPr/>
            </w:pPr>
            <w:r w:rsidDel="00000000" w:rsidR="00000000" w:rsidRPr="00000000">
              <w:rPr>
                <w:color w:val="0a0a0a"/>
                <w:sz w:val="20"/>
                <w:szCs w:val="20"/>
                <w:rtl w:val="0"/>
              </w:rPr>
              <w:t xml:space="preserve">Existential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61">
            <w:pPr>
              <w:rPr/>
            </w:pPr>
            <w:r w:rsidDel="00000000" w:rsidR="00000000" w:rsidRPr="00000000">
              <w:rPr>
                <w:color w:val="0a0a0a"/>
                <w:sz w:val="20"/>
                <w:szCs w:val="20"/>
                <w:rtl w:val="0"/>
              </w:rPr>
              <w:t xml:space="preserve">Conservative spend pacing. Clear milestone gates before each spend tier. Brand-lead co-founder holds the line on stopping spend before the numbers force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62">
            <w:pPr>
              <w:rPr/>
            </w:pPr>
            <w:r w:rsidDel="00000000" w:rsidR="00000000" w:rsidRPr="00000000">
              <w:rPr>
                <w:b w:val="1"/>
                <w:bCs w:val="1"/>
                <w:color w:val="0a0a0a"/>
                <w:sz w:val="20"/>
                <w:szCs w:val="20"/>
                <w:rtl w:val="0"/>
              </w:rPr>
              <w:t xml:space="preserve">Founder burnout / voice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63">
            <w:pPr>
              <w:rPr/>
            </w:pPr>
            <w:r w:rsidDel="00000000" w:rsidR="00000000" w:rsidRPr="00000000">
              <w:rPr>
                <w:color w:val="0a0a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64">
            <w:pPr>
              <w:rPr/>
            </w:pPr>
            <w:r w:rsidDel="00000000" w:rsidR="00000000" w:rsidRPr="00000000">
              <w:rPr>
                <w:color w:val="0a0a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65">
            <w:pPr>
              <w:rPr/>
            </w:pPr>
            <w:r w:rsidDel="00000000" w:rsidR="00000000" w:rsidRPr="00000000">
              <w:rPr>
                <w:color w:val="0a0a0a"/>
                <w:sz w:val="20"/>
                <w:szCs w:val="20"/>
                <w:rtl w:val="0"/>
              </w:rPr>
              <w:t xml:space="preserve">Realistic content load (2–3 hrs/week, not daily). Brand-lead carries the operational weight. Pre-planned content batches.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1e8" w:val="clear"/>
            <w:tcMar>
              <w:top w:w="100.0" w:type="dxa"/>
              <w:left w:w="140.0" w:type="dxa"/>
              <w:bottom w:w="100.0" w:type="dxa"/>
              <w:right w:w="140.0" w:type="dxa"/>
            </w:tcMar>
          </w:tcPr>
          <w:p w:rsidR="00000000" w:rsidDel="00000000" w:rsidP="00000000" w:rsidRDefault="00000000" w:rsidRPr="00000000" w14:paraId="00000366">
            <w:pPr>
              <w:rPr/>
            </w:pPr>
            <w:r w:rsidDel="00000000" w:rsidR="00000000" w:rsidRPr="00000000">
              <w:rPr>
                <w:b w:val="1"/>
                <w:bCs w:val="1"/>
                <w:color w:val="0a0a0a"/>
                <w:sz w:val="20"/>
                <w:szCs w:val="20"/>
                <w:rtl w:val="0"/>
              </w:rPr>
              <w:t xml:space="preserve">Mismatched co-founder voices in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67">
            <w:pPr>
              <w:rPr/>
            </w:pPr>
            <w:r w:rsidDel="00000000" w:rsidR="00000000" w:rsidRPr="00000000">
              <w:rPr>
                <w:color w:val="0a0a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68">
            <w:pPr>
              <w:rPr/>
            </w:pPr>
            <w:r w:rsidDel="00000000" w:rsidR="00000000" w:rsidRPr="00000000">
              <w:rPr>
                <w:color w:val="0a0a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369">
            <w:pPr>
              <w:rPr/>
            </w:pPr>
            <w:r w:rsidDel="00000000" w:rsidR="00000000" w:rsidRPr="00000000">
              <w:rPr>
                <w:color w:val="0a0a0a"/>
                <w:sz w:val="20"/>
                <w:szCs w:val="20"/>
                <w:rtl w:val="0"/>
              </w:rPr>
              <w:t xml:space="preserve">Brand-lead co-founder is the only public face. Matt and Thad build and operate; brand-lead handles all camera-facing presence and on-record voice. Codified in Section 24.</w:t>
            </w:r>
            <w:r w:rsidDel="00000000" w:rsidR="00000000" w:rsidRPr="00000000">
              <w:rPr>
                <w:rtl w:val="0"/>
              </w:rPr>
            </w:r>
          </w:p>
        </w:tc>
      </w:tr>
    </w:tbl>
    <w:p w:rsidR="00000000" w:rsidDel="00000000" w:rsidP="00000000" w:rsidRDefault="00000000" w:rsidRPr="00000000" w14:paraId="0000036A">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23. ROADMAP</w:t>
      </w:r>
      <w:r w:rsidDel="00000000" w:rsidR="00000000" w:rsidRPr="00000000">
        <w:rPr>
          <w:rtl w:val="0"/>
        </w:rPr>
      </w:r>
    </w:p>
    <w:p w:rsidR="00000000" w:rsidDel="00000000" w:rsidP="00000000" w:rsidRDefault="00000000" w:rsidRPr="00000000" w14:paraId="0000036B">
      <w:pPr>
        <w:spacing w:after="360" w:lineRule="auto"/>
        <w:rPr/>
      </w:pPr>
      <w:r w:rsidDel="00000000" w:rsidR="00000000" w:rsidRPr="00000000">
        <w:rPr>
          <w:rFonts w:ascii="Consolas" w:cs="Consolas" w:eastAsia="Consolas" w:hAnsi="Consolas"/>
          <w:b w:val="1"/>
          <w:bCs w:val="1"/>
          <w:color w:val="b8001f"/>
          <w:sz w:val="16"/>
          <w:szCs w:val="16"/>
          <w:rtl w:val="0"/>
        </w:rPr>
        <w:t xml:space="preserve">23 / 24</w:t>
      </w:r>
      <w:r w:rsidDel="00000000" w:rsidR="00000000" w:rsidRPr="00000000">
        <w:rPr>
          <w:rFonts w:ascii="Consolas" w:cs="Consolas" w:eastAsia="Consolas" w:hAnsi="Consolas"/>
          <w:color w:val="555555"/>
          <w:sz w:val="16"/>
          <w:szCs w:val="16"/>
          <w:rtl w:val="0"/>
        </w:rPr>
        <w:t xml:space="preserve">    THE 12-MONTH ROADMAP</w:t>
      </w:r>
      <w:r w:rsidDel="00000000" w:rsidR="00000000" w:rsidRPr="00000000">
        <w:rPr>
          <w:rtl w:val="0"/>
        </w:rPr>
      </w:r>
    </w:p>
    <w:p w:rsidR="00000000" w:rsidDel="00000000" w:rsidP="00000000" w:rsidRDefault="00000000" w:rsidRPr="00000000" w14:paraId="0000036C">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Q1 — FOUNDATION (MONTHS 1–3)</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Ethics Document live. Advisory board signed. Visual identity production-ready. Wordmark final.</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Pre-launch beta with 200 users. Clinical guardrails shipping in code.</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Manifesto live. Waitlist at 5,000+. Founder content rhythm established.</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Community manager + content producer/designer hired.</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Launch: Day 0 = end of Q1 (approximately Month 3).</w:t>
      </w:r>
    </w:p>
    <w:p w:rsidR="00000000" w:rsidDel="00000000" w:rsidP="00000000" w:rsidRDefault="00000000" w:rsidRPr="00000000" w14:paraId="00000372">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Q2 — IGNITION (MONTHS 4–6)</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First press hit. First clinical attack survived. Brand voice gym in full swing.</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25K installs. 2.5K paying. Streak system, weekly card, AI coach v2.</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First 20 creators in roster active. Discord at 1K active. First merch capsule sold through.</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Performance marketing lead hired.</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 WAHU &gt; 25%. Trial conversion &gt; 15%.</w:t>
      </w:r>
    </w:p>
    <w:p w:rsidR="00000000" w:rsidDel="00000000" w:rsidP="00000000" w:rsidRDefault="00000000" w:rsidRPr="00000000" w14:paraId="00000378">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Q3 — SCALE WHAT WORKS (MONTHS 7–9)</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Hunger House event. First piece of unprompted earned coverage. First copycat brand emerges.</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60K installs. 7K paying. Referral mechanic in v2 of the app.</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Paid scaled at sustainable CAC. Creator program at 50+ active partnerships.</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 LTV:CAC &gt; 2.5:1. D30 retention &gt; 25%.</w:t>
      </w:r>
    </w:p>
    <w:p w:rsidR="00000000" w:rsidDel="00000000" w:rsidP="00000000" w:rsidRDefault="00000000" w:rsidRPr="00000000" w14:paraId="0000037D">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Q4 — INSTITUTIONALIZE (MONTHS 10–12)</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 1% to Project HEAL public commitment. Quarterly ethics report published. Brand book finalized for hiring.</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100K installs. 12K paying. Annual subscription option launched.</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Series A narrative built around real numbers. First out-of-home creative test in NYC, LA, or Austin (a single, killer billboard, not a campaign).</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 Setup for Series A in Month 13–15 at terms we choose.</w:t>
      </w:r>
    </w:p>
    <w:p w:rsidR="00000000" w:rsidDel="00000000" w:rsidP="00000000" w:rsidRDefault="00000000" w:rsidRPr="00000000" w14:paraId="00000382">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24. THE PACT</w:t>
      </w:r>
      <w:r w:rsidDel="00000000" w:rsidR="00000000" w:rsidRPr="00000000">
        <w:rPr>
          <w:rtl w:val="0"/>
        </w:rPr>
      </w:r>
    </w:p>
    <w:p w:rsidR="00000000" w:rsidDel="00000000" w:rsidP="00000000" w:rsidRDefault="00000000" w:rsidRPr="00000000" w14:paraId="00000383">
      <w:pPr>
        <w:spacing w:after="360" w:lineRule="auto"/>
        <w:rPr/>
      </w:pPr>
      <w:r w:rsidDel="00000000" w:rsidR="00000000" w:rsidRPr="00000000">
        <w:rPr>
          <w:rFonts w:ascii="Consolas" w:cs="Consolas" w:eastAsia="Consolas" w:hAnsi="Consolas"/>
          <w:b w:val="1"/>
          <w:bCs w:val="1"/>
          <w:color w:val="b8001f"/>
          <w:sz w:val="16"/>
          <w:szCs w:val="16"/>
          <w:rtl w:val="0"/>
        </w:rPr>
        <w:t xml:space="preserve">24 / 24</w:t>
      </w:r>
      <w:r w:rsidDel="00000000" w:rsidR="00000000" w:rsidRPr="00000000">
        <w:rPr>
          <w:rFonts w:ascii="Consolas" w:cs="Consolas" w:eastAsia="Consolas" w:hAnsi="Consolas"/>
          <w:color w:val="555555"/>
          <w:sz w:val="16"/>
          <w:szCs w:val="16"/>
          <w:rtl w:val="0"/>
        </w:rPr>
        <w:t xml:space="preserve">    THE CO-FOUNDER PACT</w:t>
      </w:r>
      <w:r w:rsidDel="00000000" w:rsidR="00000000" w:rsidRPr="00000000">
        <w:rPr>
          <w:rtl w:val="0"/>
        </w:rPr>
      </w:r>
    </w:p>
    <w:p w:rsidR="00000000" w:rsidDel="00000000" w:rsidP="00000000" w:rsidRDefault="00000000" w:rsidRPr="00000000" w14:paraId="00000384">
      <w:pPr>
        <w:pBdr>
          <w:left w:color="b8001f" w:space="16" w:sz="24" w:val="single"/>
        </w:pBdr>
        <w:spacing w:after="220" w:before="220" w:lineRule="auto"/>
        <w:ind w:left="240" w:firstLine="0"/>
        <w:rPr/>
      </w:pPr>
      <w:r w:rsidDel="00000000" w:rsidR="00000000" w:rsidRPr="00000000">
        <w:rPr>
          <w:rFonts w:ascii="Georgia" w:cs="Georgia" w:eastAsia="Georgia" w:hAnsi="Georgia"/>
          <w:i w:val="1"/>
          <w:iCs w:val="1"/>
          <w:color w:val="0a0a0a"/>
          <w:sz w:val="26"/>
          <w:szCs w:val="26"/>
          <w:rtl w:val="0"/>
        </w:rPr>
        <w:t xml:space="preserve">"The brand will live or die by the discipline of the people running it. Not the strategy. The discipline. A good plan executed by an undisciplined team is worse than a mediocre plan executed by a disciplined one. So here is what each of us commits to, in writing, before we ship a thing."</w:t>
      </w:r>
      <w:r w:rsidDel="00000000" w:rsidR="00000000" w:rsidRPr="00000000">
        <w:rPr>
          <w:rtl w:val="0"/>
        </w:rPr>
      </w:r>
    </w:p>
    <w:p w:rsidR="00000000" w:rsidDel="00000000" w:rsidP="00000000" w:rsidRDefault="00000000" w:rsidRPr="00000000" w14:paraId="00000385">
      <w:pPr>
        <w:spacing w:after="140" w:line="300" w:lineRule="auto"/>
        <w:rPr/>
      </w:pPr>
      <w:r w:rsidDel="00000000" w:rsidR="00000000" w:rsidRPr="00000000">
        <w:rPr>
          <w:rtl w:val="0"/>
        </w:rPr>
        <w:t xml:space="preserve">This section is written as mutual commitments. None of these are directives from one co-founder to another. They are the operating norms that the three of us agree on together, so that when execution gets hard — and it will — we have a shared reference instead of relitigating roles in real time.</w:t>
      </w:r>
    </w:p>
    <w:p w:rsidR="00000000" w:rsidDel="00000000" w:rsidP="00000000" w:rsidRDefault="00000000" w:rsidRPr="00000000" w14:paraId="00000386">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WHAT WE ALL COMMIT TO (THE THREE OF US, TOGETHER)</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Brand-position discipline. We don't add features, copy, partnerships, or marketing tactics that contradict the brand position in Section 03 or the ethics position in Section 04, without a deliberate co-founder meeting where the trade-off is on the table. No 11pm Slack pivots.</w:t>
      </w:r>
    </w:p>
    <w:p w:rsidR="00000000" w:rsidDel="00000000" w:rsidP="00000000" w:rsidRDefault="00000000" w:rsidRPr="00000000" w14:paraId="000003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Honest numbers, not glossy ones. The Monday dashboard (Section 19) gets the real numbers. Bad weeks get named bad. Good weeks get named good. We don't dress up data for each other.</w:t>
      </w:r>
    </w:p>
    <w:p w:rsidR="00000000" w:rsidDel="00000000" w:rsidP="00000000" w:rsidRDefault="00000000" w:rsidRPr="00000000" w14:paraId="000003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Kill criteria, in writing. The thresholds below are agreed in advance so we can't move the goalposts when we miss them. Missing them doesn't mean shutdown — it means we stop, look, and re-plan together.</w:t>
      </w:r>
    </w:p>
    <w:p w:rsidR="00000000" w:rsidDel="00000000" w:rsidP="00000000" w:rsidRDefault="00000000" w:rsidRPr="00000000" w14:paraId="000003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co-founder runs their domain. The brand-lead runs brand and marketing. Matt runs product and engineering. Thad runs business operations and fundraising. Disagreement in your domain is heard; final call lives with the domain owner. This isn't hierarchy — it's how three equals avoid decision paralysis.</w:t>
      </w:r>
    </w:p>
    <w:p w:rsidR="00000000" w:rsidDel="00000000" w:rsidP="00000000" w:rsidRDefault="00000000" w:rsidRPr="00000000" w14:paraId="0000038B">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ON THE PRODUCT SIDE (MATT'S DOMAIN)</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the product. Ship the clinical guardrails (Section 04) before launch. The ethics architecture is a load-bearing wall, not a backlog item.</w:t>
      </w:r>
    </w:p>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Hold the no-build line on the features in Section 01 — the things we deliberately said we wouldn't build in Y1. If a feature in that list starts feeling necessary, that conversation goes in a co-founder meeting, not into a sprint.</w:t>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Trust the brand voice. Marketing copy ships through the brand-lead. Disagreement is welcome and useful, raised privately, weekly. Reading every piece of paid creative before it ships — not approving, just informed.</w:t>
      </w:r>
    </w:p>
    <w:p w:rsidR="00000000" w:rsidDel="00000000" w:rsidP="00000000" w:rsidRDefault="00000000" w:rsidRPr="00000000" w14:paraId="0000038F">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ON THE BUSINESS SIDE (THAD'S DOMAIN)</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Fundraise to the marketing plan in Section 20, or surface early if the plan needs to flex to a different funding reality. No silent budget compression — if the cash math changes, the marketing strategy gets to re-plan, not just absorb.</w:t>
      </w:r>
    </w:p>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Hold the line on what investor-meeting suggestions get filtered through Section 03 (brand) and Section 04 (ethics). An investor suggestion that contradicts the brand position is not a directive — it's an input we weigh together.</w:t>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Sitting through the bad press without flinching. The first hostile piece will come in Month 4–6. The brand-lead will manage the response. None of us panic-overrules it.</w:t>
      </w:r>
    </w:p>
    <w:p w:rsidR="00000000" w:rsidDel="00000000" w:rsidP="00000000" w:rsidRDefault="00000000" w:rsidRPr="00000000" w14:paraId="00000393">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ON THE BRAND SIDE (JOSH’S DOMAIN)</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Voice integrity. The brand sounds like Hunger in every surface, every channel, every day. If it doesn't, that's on me.</w:t>
      </w:r>
    </w:p>
    <w:p w:rsidR="00000000" w:rsidDel="00000000" w:rsidP="00000000" w:rsidRDefault="00000000" w:rsidRPr="00000000" w14:paraId="000003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Telling the team the truth before it's comfortable. If a tactic is failing, you hear it from me first. If a number is bad, you hear it from me first. No glossy decks for my co-founders.</w:t>
      </w:r>
    </w:p>
    <w:p w:rsidR="00000000" w:rsidDel="00000000" w:rsidP="00000000" w:rsidRDefault="00000000" w:rsidRPr="00000000" w14:paraId="00000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 founder presence at meaningful moments. I appear in Stories at launch, Hunger House, in response to press, and at clarifying takes — not daily. The brand is voice-led, not face-led, and the strategy in Sections 08–09 compensates for that.</w:t>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Holding the worldview when execution gets hard. If we start drifting to a Noom-adjacent place, I raise it in a co-founder meeting and force the conversation. The brand position is the asset; protecting it is the job.</w:t>
      </w:r>
    </w:p>
    <w:p w:rsidR="00000000" w:rsidDel="00000000" w:rsidP="00000000" w:rsidRDefault="00000000" w:rsidRPr="00000000" w14:paraId="00000398">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KILL CRITERIA — AGREED IN ADVANCE</w:t>
      </w:r>
      <w:r w:rsidDel="00000000" w:rsidR="00000000" w:rsidRPr="00000000">
        <w:rPr>
          <w:rtl w:val="0"/>
        </w:rPr>
      </w:r>
    </w:p>
    <w:p w:rsidR="00000000" w:rsidDel="00000000" w:rsidP="00000000" w:rsidRDefault="00000000" w:rsidRPr="00000000" w14:paraId="00000399">
      <w:pPr>
        <w:spacing w:after="140" w:line="300" w:lineRule="auto"/>
        <w:rPr/>
      </w:pPr>
      <w:r w:rsidDel="00000000" w:rsidR="00000000" w:rsidRPr="00000000">
        <w:rPr>
          <w:rtl w:val="0"/>
        </w:rPr>
        <w:t xml:space="preserve">These are the conditions under which the three of us agree the bet is not working as expected and we re-plan together. We write them down so we don't move the goalposts when we miss them.</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at Month 6: trial-to-paid conversion &lt; 8%, WAHU &lt; 15%, or D30 retention &lt; 12% — we re-plan.</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at Month 9: blended CAC &gt; $50, or LTV:CAC &lt; 1.5:1 — we re-plan.</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at Month 12: total paying subscribers &lt; 5K, or organic share of installs &lt; 30% — we re-plan.</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"Re-plan" does not mean shutdown. It means: we stop, we look, we either pivot the brand frame or change the product wedge. Founders who can't admit a number means re-plan don't build companies that survive.</w:t>
      </w:r>
    </w:p>
    <w:p w:rsidR="00000000" w:rsidDel="00000000" w:rsidP="00000000" w:rsidRDefault="00000000" w:rsidRPr="00000000" w14:paraId="0000039E">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KILL CRITERIA</w:t>
      </w:r>
      <w:r w:rsidDel="00000000" w:rsidR="00000000" w:rsidRPr="00000000">
        <w:rPr>
          <w:rtl w:val="0"/>
        </w:rPr>
      </w:r>
    </w:p>
    <w:p w:rsidR="00000000" w:rsidDel="00000000" w:rsidP="00000000" w:rsidRDefault="00000000" w:rsidRPr="00000000" w14:paraId="0000039F">
      <w:pPr>
        <w:spacing w:after="140" w:line="300" w:lineRule="auto"/>
        <w:rPr/>
      </w:pPr>
      <w:r w:rsidDel="00000000" w:rsidR="00000000" w:rsidRPr="00000000">
        <w:rPr>
          <w:rtl w:val="0"/>
        </w:rPr>
        <w:t xml:space="preserve">These are the conditions under which we, together, agree the bet is not working and we re-plan. We write them down so we don't move the goalposts when we miss them.</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at Month 6: trial-to-paid conversion &lt; 8%, WAHU &lt; 15%, or D30 retention &lt; 12% — we re-plan.</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at Month 9: blended CAC &gt; $50, or LTV:CAC &lt; 1.5:1 — we re-plan.</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at Month 12: total paying subscribers &lt; 5K, or organic share of installs &lt; 30% — we re-plan.</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"Re-plan" does not mean shutdown. It means: we stop, we look, we either pivot the brand frame or change the product wedge. Founders who can't admit a number means re-plan don't build companies that survive.</w:t>
      </w:r>
    </w:p>
    <w:p w:rsidR="00000000" w:rsidDel="00000000" w:rsidP="00000000" w:rsidRDefault="00000000" w:rsidRPr="00000000" w14:paraId="000003A4">
      <w:pPr>
        <w:spacing w:after="120" w:lineRule="auto"/>
        <w:rPr/>
      </w:pPr>
      <w:r w:rsidDel="00000000" w:rsidR="00000000" w:rsidRPr="00000000">
        <w:rPr>
          <w:rtl w:val="0"/>
        </w:rPr>
      </w:r>
    </w:p>
    <w:p w:rsidR="00000000" w:rsidDel="00000000" w:rsidP="00000000" w:rsidRDefault="00000000" w:rsidRPr="00000000" w14:paraId="000003A5">
      <w:pPr>
        <w:spacing w:after="120" w:lineRule="auto"/>
        <w:rPr/>
      </w:pPr>
      <w:r w:rsidDel="00000000" w:rsidR="00000000" w:rsidRPr="00000000">
        <w:rPr>
          <w:rtl w:val="0"/>
        </w:rPr>
      </w:r>
    </w:p>
    <w:p w:rsidR="00000000" w:rsidDel="00000000" w:rsidP="00000000" w:rsidRDefault="00000000" w:rsidRPr="00000000" w14:paraId="000003A6">
      <w:pPr>
        <w:shd w:fill="0a0a0a" w:val="clear"/>
        <w:spacing w:after="200" w:before="200" w:lineRule="auto"/>
        <w:ind w:left="200" w:right="200" w:firstLine="0"/>
        <w:rPr/>
      </w:pPr>
      <w:r w:rsidDel="00000000" w:rsidR="00000000" w:rsidRPr="00000000">
        <w:rPr>
          <w:rFonts w:ascii="Arial Black" w:cs="Arial Black" w:eastAsia="Arial Black" w:hAnsi="Arial Black"/>
          <w:b w:val="1"/>
          <w:bCs w:val="1"/>
          <w:smallCaps w:val="1"/>
          <w:color w:val="f5f1e8"/>
          <w:sz w:val="26"/>
          <w:szCs w:val="26"/>
          <w:rtl w:val="0"/>
        </w:rPr>
        <w:t xml:space="preserve">STAY HUNGRY. EAT ENOUGH. REFUSE THE LIE.</w:t>
      </w:r>
      <w:r w:rsidDel="00000000" w:rsidR="00000000" w:rsidRPr="00000000">
        <w:rPr>
          <w:rtl w:val="0"/>
        </w:rPr>
      </w:r>
    </w:p>
    <w:p w:rsidR="00000000" w:rsidDel="00000000" w:rsidP="00000000" w:rsidRDefault="00000000" w:rsidRPr="00000000" w14:paraId="000003A7">
      <w:pPr>
        <w:spacing w:before="480" w:lineRule="auto"/>
        <w:jc w:val="center"/>
        <w:rPr/>
      </w:pPr>
      <w:r w:rsidDel="00000000" w:rsidR="00000000" w:rsidRPr="00000000">
        <w:rPr>
          <w:rFonts w:ascii="Consolas" w:cs="Consolas" w:eastAsia="Consolas" w:hAnsi="Consolas"/>
          <w:color w:val="555555"/>
          <w:sz w:val="16"/>
          <w:szCs w:val="16"/>
          <w:rtl w:val="0"/>
        </w:rPr>
        <w:t xml:space="preserve">End of playbook. v1.0. To be revised quarterly.</w:t>
      </w:r>
      <w:r w:rsidDel="00000000" w:rsidR="00000000" w:rsidRPr="00000000">
        <w:rPr>
          <w:rtl w:val="0"/>
        </w:rPr>
      </w:r>
    </w:p>
    <w:p w:rsidR="00000000" w:rsidDel="00000000" w:rsidP="00000000" w:rsidRDefault="00000000" w:rsidRPr="00000000" w14:paraId="000003A8">
      <w:pPr>
        <w:spacing w:before="240" w:lineRule="auto"/>
        <w:jc w:val="center"/>
        <w:rPr/>
      </w:pPr>
      <w:r w:rsidDel="00000000" w:rsidR="00000000" w:rsidRPr="00000000">
        <w:rPr>
          <w:rFonts w:ascii="Georgia" w:cs="Georgia" w:eastAsia="Georgia" w:hAnsi="Georgia"/>
          <w:i w:val="1"/>
          <w:iCs w:val="1"/>
          <w:color w:val="0a0a0a"/>
          <w:rtl w:val="0"/>
        </w:rPr>
        <w:t xml:space="preserve">Read it. Argue with it. Then we go win the fight.</w:t>
      </w:r>
      <w:r w:rsidDel="00000000" w:rsidR="00000000" w:rsidRPr="00000000">
        <w:rPr>
          <w:rtl w:val="0"/>
        </w:rPr>
      </w:r>
    </w:p>
    <w:p w:rsidR="00000000" w:rsidDel="00000000" w:rsidP="00000000" w:rsidRDefault="00000000" w:rsidRPr="00000000" w14:paraId="000003A9">
      <w:pPr>
        <w:pageBreakBefore w:val="1"/>
        <w:spacing w:after="120" w:lineRule="auto"/>
        <w:rPr/>
      </w:pPr>
      <w:r w:rsidDel="00000000" w:rsidR="00000000" w:rsidRPr="00000000">
        <w:rPr>
          <w:rFonts w:ascii="Impact" w:cs="Impact" w:eastAsia="Impact" w:hAnsi="Impact"/>
          <w:b w:val="1"/>
          <w:bCs w:val="1"/>
          <w:smallCaps w:val="1"/>
          <w:color w:val="0a0a0a"/>
          <w:sz w:val="80"/>
          <w:szCs w:val="80"/>
          <w:rtl w:val="0"/>
        </w:rPr>
        <w:t xml:space="preserve">CODA.</w:t>
      </w:r>
      <w:r w:rsidDel="00000000" w:rsidR="00000000" w:rsidRPr="00000000">
        <w:rPr>
          <w:rtl w:val="0"/>
        </w:rPr>
      </w:r>
    </w:p>
    <w:p w:rsidR="00000000" w:rsidDel="00000000" w:rsidP="00000000" w:rsidRDefault="00000000" w:rsidRPr="00000000" w14:paraId="000003AA">
      <w:pPr>
        <w:spacing w:after="360" w:lineRule="auto"/>
        <w:rPr/>
      </w:pPr>
      <w:r w:rsidDel="00000000" w:rsidR="00000000" w:rsidRPr="00000000">
        <w:rPr>
          <w:rFonts w:ascii="Consolas" w:cs="Consolas" w:eastAsia="Consolas" w:hAnsi="Consolas"/>
          <w:b w:val="1"/>
          <w:bCs w:val="1"/>
          <w:color w:val="b8001f"/>
          <w:sz w:val="16"/>
          <w:szCs w:val="16"/>
          <w:rtl w:val="0"/>
        </w:rPr>
        <w:t xml:space="preserve">APPENDIX</w:t>
      </w:r>
      <w:r w:rsidDel="00000000" w:rsidR="00000000" w:rsidRPr="00000000">
        <w:rPr>
          <w:rFonts w:ascii="Consolas" w:cs="Consolas" w:eastAsia="Consolas" w:hAnsi="Consolas"/>
          <w:color w:val="555555"/>
          <w:sz w:val="16"/>
          <w:szCs w:val="16"/>
          <w:rtl w:val="0"/>
        </w:rPr>
        <w:t xml:space="preserve">    WHAT I'M NOT TELLING YOU</w:t>
      </w:r>
      <w:r w:rsidDel="00000000" w:rsidR="00000000" w:rsidRPr="00000000">
        <w:rPr>
          <w:rtl w:val="0"/>
        </w:rPr>
      </w:r>
    </w:p>
    <w:p w:rsidR="00000000" w:rsidDel="00000000" w:rsidP="00000000" w:rsidRDefault="00000000" w:rsidRPr="00000000" w14:paraId="000003AB">
      <w:pPr>
        <w:spacing w:after="140" w:line="300" w:lineRule="auto"/>
        <w:rPr/>
      </w:pPr>
      <w:r w:rsidDel="00000000" w:rsidR="00000000" w:rsidRPr="00000000">
        <w:rPr>
          <w:rtl w:val="0"/>
        </w:rPr>
        <w:t xml:space="preserve">This is the page that, in most marketing playbooks, gets edited out before the deck is shared. It's in here because the rest of the document doesn't work without it. Below are the parts of this plan I'm least sure about, and the parts I'm most worried about. These are the things I'd want my co-founders to know before we ship a thing — not after.</w:t>
      </w:r>
    </w:p>
    <w:p w:rsidR="00000000" w:rsidDel="00000000" w:rsidP="00000000" w:rsidRDefault="00000000" w:rsidRPr="00000000" w14:paraId="000003AC">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FIVE THINGS I MIGHT BE WRONG ABOUT</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Liquid Death analogy. I've used it throughout this document because it's the cleanest reference point we have, but a beverage brand and a calorie-tracking app are not the same business. Liquid Death sells a $1.50 can to anyone with a refrigerator. We sell a $9/month subscription to a specific person with a specific relationship to food. The analogy carries on brand strategy. It might break on unit economics. Watch for that.</w:t>
      </w:r>
    </w:p>
    <w:p w:rsidR="00000000" w:rsidDel="00000000" w:rsidP="00000000" w:rsidRDefault="00000000" w:rsidRPr="00000000" w14:paraId="000003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marketing budget. The plan is sized at ~$546K for Y1 marketing — this is what marketing needs to win the category as written, not a constrained lean version. Funding for that is Thad's domain. The Q3 spike ($194K) is the heaviest quarter and represents the Hunger House moment plus paid scaling on proven creative. If subscription revenue arrives ahead of the back-loaded spend, the math improves. If it lags, the Q4 paid line is the first lever — we can hold $20–30K back without breaking the brand thesis.</w:t>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advisor RD and therapist as a real-cost line. I priced this at $24K/year. The right people may cost meaningfully more (or less). Don't optimize the line item — optimize the credentials and the public profile.</w:t>
      </w:r>
    </w:p>
    <w:p w:rsidR="00000000" w:rsidDel="00000000" w:rsidP="00000000" w:rsidRDefault="00000000" w:rsidRPr="00000000" w14:paraId="000003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voice-led strategy trade-off. Most brand-led startups that win have a founder doing 6–10 hours per week on camera. This plan instead has the brand-lead co-founder appearing in light Stories at meaningful moments (launch, Hunger House, press response), with the other co-founders off-camera entirely. The brand compensates through typography-led video, voiceover content, and a heavier-than-typical creator program. The trade-off is honest: voice-led brands grow slower in Months 1–6 than face-led brands, because algorithms reward consistent founder-persona content. The payoff is institutional brand strength by Month 18 — the brand isn't dependent on any single person's posting habits. Watch the gap between organic share rate and creator-attributed conversions; if creator-attributed conversions stall, the founder content cadence may need to rise.</w:t>
      </w:r>
    </w:p>
    <w:p w:rsidR="00000000" w:rsidDel="00000000" w:rsidP="00000000" w:rsidRDefault="00000000" w:rsidRPr="00000000" w14:paraId="000003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36-month vision of being the default. I genuinely think this is achievable with this brand position. I also think the same thing was said by 200 other consumer founders in 2026 and 190 of them won't get there. The position is right. The execution is the thing that determines which side of the 200 we're on.</w:t>
      </w:r>
    </w:p>
    <w:p w:rsidR="00000000" w:rsidDel="00000000" w:rsidP="00000000" w:rsidRDefault="00000000" w:rsidRPr="00000000" w14:paraId="000003B2">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THREE THINGS TO WATCH FOR EARLY</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Within 30 days of the Manifesto Drop: does the waitlist hit 3,000+ without paid amplification? If yes, the brand is working. If no, the manifesto is wrong and we rewrite it. Not the marketing — the manifesto. The single best leading indicator we have.</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Within 60 days of launch: does the AI coach generate at least one screenshot per week that someone shares unprompted? If yes, the voice is in the product. If no, the voice is on the website but not in the experience, and we have a much bigger problem than marketing.</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Within 90 days: does a creator we did not pay reach out to us first? That's the moment we know we've crossed into culture, not just into category. If it hasn't happened by Day 120, the cultural-positioning thesis is wrong, and we adjust.</w:t>
      </w:r>
    </w:p>
    <w:p w:rsidR="00000000" w:rsidDel="00000000" w:rsidP="00000000" w:rsidRDefault="00000000" w:rsidRPr="00000000" w14:paraId="000003B6">
      <w:pPr>
        <w:spacing w:after="120" w:before="240" w:lineRule="auto"/>
        <w:rPr/>
      </w:pPr>
      <w:r w:rsidDel="00000000" w:rsidR="00000000" w:rsidRPr="00000000">
        <w:rPr>
          <w:rFonts w:ascii="Arial Black" w:cs="Arial Black" w:eastAsia="Arial Black" w:hAnsi="Arial Black"/>
          <w:b w:val="1"/>
          <w:bCs w:val="1"/>
          <w:smallCaps w:val="1"/>
          <w:color w:val="b8001f"/>
          <w:sz w:val="24"/>
          <w:szCs w:val="24"/>
          <w:rtl w:val="0"/>
        </w:rPr>
        <w:t xml:space="preserve">THE ONE THING I'M MOST WORRIED ABOUT</w:t>
      </w:r>
      <w:r w:rsidDel="00000000" w:rsidR="00000000" w:rsidRPr="00000000">
        <w:rPr>
          <w:rtl w:val="0"/>
        </w:rPr>
      </w:r>
    </w:p>
    <w:p w:rsidR="00000000" w:rsidDel="00000000" w:rsidP="00000000" w:rsidRDefault="00000000" w:rsidRPr="00000000" w14:paraId="000003B7">
      <w:pPr>
        <w:pBdr>
          <w:left w:color="b8001f" w:space="8" w:sz="18" w:val="single"/>
        </w:pBdr>
        <w:shd w:fill="f5f1e8" w:val="clear"/>
        <w:spacing w:after="200" w:before="200" w:line="280" w:lineRule="auto"/>
        <w:ind w:left="200" w:right="200" w:firstLine="0"/>
        <w:rPr/>
      </w:pPr>
      <w:r w:rsidDel="00000000" w:rsidR="00000000" w:rsidRPr="00000000">
        <w:rPr>
          <w:rFonts w:ascii="Consolas" w:cs="Consolas" w:eastAsia="Consolas" w:hAnsi="Consolas"/>
          <w:b w:val="1"/>
          <w:bCs w:val="1"/>
          <w:color w:val="b8001f"/>
          <w:sz w:val="16"/>
          <w:szCs w:val="16"/>
          <w:rtl w:val="0"/>
        </w:rPr>
        <w:t xml:space="preserve">THE CO-FOUNDER ALIGNMENT QUESTION  </w:t>
        <w:br w:type="textWrapping"/>
      </w:r>
      <w:r w:rsidDel="00000000" w:rsidR="00000000" w:rsidRPr="00000000">
        <w:rPr>
          <w:color w:val="0a0a0a"/>
          <w:rtl w:val="0"/>
        </w:rPr>
        <w:t xml:space="preserve">Not the market, not the budget, not the App Store. The founding team. The way this strategy most plausibly fails is a quiet drift in Month 6 when a faster-growing competitor app is doing things our brand position forbids — aestheticized before/afters, weight-loss-first onboarding, comparison feeds — and the question naturally comes up: "why don't we add those?" The answer is in Section 04 (Ethics) and Section 24 (Pact). The brand is a worldview decision, not a feature decision. Adding the forbidden features wouldn't help us — it would put us in the same beatable category as the incumbents we're trying to displace. The pact in Section 24 exists to make that conversation legible the moment it surfaces. Have it before launch. Have it again at Month 3. Have it for real every quarter. Drift is the killer, and it doesn't ask permission before it happens — it shows up as a reasonable-sounding feature request in a sprint planning meeting.</w:t>
      </w:r>
      <w:r w:rsidDel="00000000" w:rsidR="00000000" w:rsidRPr="00000000">
        <w:rPr>
          <w:rtl w:val="0"/>
        </w:rPr>
      </w:r>
    </w:p>
    <w:p w:rsidR="00000000" w:rsidDel="00000000" w:rsidP="00000000" w:rsidRDefault="00000000" w:rsidRPr="00000000" w14:paraId="000003B8">
      <w:pPr>
        <w:spacing w:after="120" w:lineRule="auto"/>
        <w:rPr/>
      </w:pPr>
      <w:r w:rsidDel="00000000" w:rsidR="00000000" w:rsidRPr="00000000">
        <w:rPr>
          <w:rtl w:val="0"/>
        </w:rPr>
      </w:r>
    </w:p>
    <w:p w:rsidR="00000000" w:rsidDel="00000000" w:rsidP="00000000" w:rsidRDefault="00000000" w:rsidRPr="00000000" w14:paraId="000003B9">
      <w:pPr>
        <w:spacing w:before="360" w:lineRule="auto"/>
        <w:jc w:val="center"/>
        <w:rPr/>
      </w:pPr>
      <w:r w:rsidDel="00000000" w:rsidR="00000000" w:rsidRPr="00000000">
        <w:rPr>
          <w:rFonts w:ascii="Georgia" w:cs="Georgia" w:eastAsia="Georgia" w:hAnsi="Georgia"/>
          <w:i w:val="1"/>
          <w:iCs w:val="1"/>
          <w:color w:val="0a0a0a"/>
          <w:sz w:val="24"/>
          <w:szCs w:val="24"/>
          <w:rtl w:val="0"/>
        </w:rPr>
        <w:t xml:space="preserve">Read it. Argue with it. Then we go win the fight together.</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Impact"/>
  <w:font w:name="Arial Unicode M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pBdr>
        <w:top w:color="cccccc" w:space="4" w:sz="4" w:val="single"/>
      </w:pBdr>
      <w:tabs>
        <w:tab w:val="right" w:leader="none" w:pos="9360"/>
      </w:tabs>
      <w:rPr/>
    </w:pPr>
    <w:r w:rsidDel="00000000" w:rsidR="00000000" w:rsidRPr="00000000">
      <w:rPr>
        <w:rFonts w:ascii="Georgia" w:cs="Georgia" w:eastAsia="Georgia" w:hAnsi="Georgia"/>
        <w:i w:val="1"/>
        <w:iCs w:val="1"/>
        <w:color w:val="555555"/>
        <w:sz w:val="16"/>
        <w:szCs w:val="16"/>
        <w:rtl w:val="0"/>
      </w:rPr>
      <w:t xml:space="preserve">Stay hungry. Eat enough. Refuse the lie.</w:t>
    </w:r>
    <w:r w:rsidDel="00000000" w:rsidR="00000000" w:rsidRPr="00000000">
      <w:rPr>
        <w:rFonts w:ascii="Consolas" w:cs="Consolas" w:eastAsia="Consolas" w:hAnsi="Consolas"/>
        <w:color w:val="555555"/>
        <w:sz w:val="14"/>
        <w:szCs w:val="14"/>
        <w:rtl w:val="0"/>
      </w:rPr>
      <w:tab/>
      <w:t xml:space="preserve">Page </w:t>
    </w:r>
    <w:r w:rsidDel="00000000" w:rsidR="00000000" w:rsidRPr="00000000">
      <w:rPr>
        <w:rFonts w:ascii="Consolas" w:cs="Consolas" w:eastAsia="Consolas" w:hAnsi="Consolas"/>
        <w:color w:val="555555"/>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pBdr>
        <w:bottom w:color="b8001f" w:space="4" w:sz="4" w:val="single"/>
      </w:pBdr>
      <w:tabs>
        <w:tab w:val="right" w:leader="none" w:pos="9360"/>
      </w:tabs>
      <w:rPr/>
    </w:pPr>
    <w:r w:rsidDel="00000000" w:rsidR="00000000" w:rsidRPr="00000000">
      <w:rPr>
        <w:rFonts w:ascii="Arial Black" w:cs="Arial Black" w:eastAsia="Arial Black" w:hAnsi="Arial Black"/>
        <w:b w:val="1"/>
        <w:bCs w:val="1"/>
        <w:color w:val="b8001f"/>
        <w:sz w:val="18"/>
        <w:szCs w:val="18"/>
        <w:rtl w:val="0"/>
      </w:rPr>
      <w:t xml:space="preserve">HUNGER.</w:t>
    </w:r>
    <w:r w:rsidDel="00000000" w:rsidR="00000000" w:rsidRPr="00000000">
      <w:rPr>
        <w:rFonts w:ascii="Consolas" w:cs="Consolas" w:eastAsia="Consolas" w:hAnsi="Consolas"/>
        <w:color w:val="555555"/>
        <w:sz w:val="14"/>
        <w:szCs w:val="14"/>
        <w:rtl w:val="0"/>
      </w:rPr>
      <w:tab/>
      <w:t xml:space="preserve">The Marketing Playbook · v1.0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ayoXam6OLbdvnsntV6W5kETfFA==">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