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Rule="auto"/>
        <w:rPr/>
      </w:pPr>
      <w:r w:rsidDel="00000000" w:rsidR="00000000" w:rsidRPr="00000000">
        <w:rPr>
          <w:rFonts w:ascii="Arial Black" w:cs="Arial Black" w:eastAsia="Arial Black" w:hAnsi="Arial Black"/>
          <w:color w:val="0a0a0a"/>
          <w:sz w:val="88"/>
          <w:szCs w:val="88"/>
          <w:rtl w:val="0"/>
        </w:rPr>
        <w:t xml:space="preserve">HUNGER</w:t>
      </w:r>
      <w:r w:rsidDel="00000000" w:rsidR="00000000" w:rsidRPr="00000000">
        <w:rPr>
          <w:rFonts w:ascii="Arial Black" w:cs="Arial Black" w:eastAsia="Arial Black" w:hAnsi="Arial Black"/>
          <w:b w:val="1"/>
          <w:bCs w:val="1"/>
          <w:color w:val="b11f1f"/>
          <w:sz w:val="88"/>
          <w:szCs w:val="88"/>
          <w:rtl w:val="0"/>
        </w:rPr>
        <w:t xml:space="preserve">.</w:t>
      </w:r>
      <w:r w:rsidDel="00000000" w:rsidR="00000000" w:rsidRPr="00000000">
        <w:rPr>
          <w:rtl w:val="0"/>
        </w:rPr>
      </w:r>
    </w:p>
    <w:p w:rsidR="00000000" w:rsidDel="00000000" w:rsidP="00000000" w:rsidRDefault="00000000" w:rsidRPr="00000000" w14:paraId="00000002">
      <w:pPr>
        <w:spacing w:after="60" w:before="200" w:lineRule="auto"/>
        <w:rPr/>
      </w:pPr>
      <w:r w:rsidDel="00000000" w:rsidR="00000000" w:rsidRPr="00000000">
        <w:rPr>
          <w:rFonts w:ascii="Courier New" w:cs="Courier New" w:eastAsia="Courier New" w:hAnsi="Courier New"/>
          <w:b w:val="1"/>
          <w:bCs w:val="1"/>
          <w:smallCaps w:val="1"/>
          <w:color w:val="b11f1f"/>
          <w:sz w:val="16"/>
          <w:szCs w:val="16"/>
          <w:rtl w:val="0"/>
        </w:rPr>
        <w:t xml:space="preserve">— BETA SPRINT PLAN · V2</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Fonts w:ascii="Arial Black" w:cs="Arial Black" w:eastAsia="Arial Black" w:hAnsi="Arial Black"/>
          <w:color w:val="0a0a0a"/>
          <w:sz w:val="34"/>
          <w:szCs w:val="34"/>
          <w:rtl w:val="0"/>
        </w:rPr>
        <w:t xml:space="preserve">The lean path to a 200-user beta</w:t>
      </w:r>
      <w:r w:rsidDel="00000000" w:rsidR="00000000" w:rsidRPr="00000000">
        <w:rPr>
          <w:rFonts w:ascii="Arial Black" w:cs="Arial Black" w:eastAsia="Arial Black" w:hAnsi="Arial Black"/>
          <w:b w:val="1"/>
          <w:bCs w:val="1"/>
          <w:color w:val="b11f1f"/>
          <w:sz w:val="34"/>
          <w:szCs w:val="34"/>
          <w:rtl w:val="0"/>
        </w:rPr>
        <w:t xml:space="preserve">.</w:t>
      </w:r>
      <w:r w:rsidDel="00000000" w:rsidR="00000000" w:rsidRPr="00000000">
        <w:rPr>
          <w:rtl w:val="0"/>
        </w:rPr>
      </w:r>
    </w:p>
    <w:p w:rsidR="00000000" w:rsidDel="00000000" w:rsidP="00000000" w:rsidRDefault="00000000" w:rsidRPr="00000000" w14:paraId="00000004">
      <w:pPr>
        <w:spacing w:after="130" w:line="264" w:lineRule="auto"/>
        <w:rPr/>
      </w:pPr>
      <w:r w:rsidDel="00000000" w:rsidR="00000000" w:rsidRPr="00000000">
        <w:rPr>
          <w:rFonts w:ascii="Georgia" w:cs="Georgia" w:eastAsia="Georgia" w:hAnsi="Georgia"/>
          <w:i w:val="1"/>
          <w:iCs w:val="1"/>
          <w:color w:val="2a2a2a"/>
          <w:sz w:val="23"/>
          <w:szCs w:val="23"/>
          <w:rtl w:val="0"/>
        </w:rPr>
        <w:t xml:space="preserve">Funding follows traction. The near-term target isn’t launch — it’s a beta that earns the raise.</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Fonts w:ascii="Courier New" w:cs="Courier New" w:eastAsia="Courier New" w:hAnsi="Courier New"/>
          <w:smallCaps w:val="1"/>
          <w:color w:val="2a2a2a"/>
          <w:sz w:val="15"/>
          <w:szCs w:val="15"/>
          <w:rtl w:val="0"/>
        </w:rPr>
        <w:t xml:space="preserve">CONFIDENTIAL · FOR THE THREE CO-FOUNDERS · STARTUP MODE / PRE-RAISE</w:t>
      </w:r>
      <w:r w:rsidDel="00000000" w:rsidR="00000000" w:rsidRPr="00000000">
        <w:rPr>
          <w:rtl w:val="0"/>
        </w:rPr>
      </w:r>
    </w:p>
    <w:p w:rsidR="00000000" w:rsidDel="00000000" w:rsidP="00000000" w:rsidRDefault="00000000" w:rsidRPr="00000000" w14:paraId="00000006">
      <w:pPr>
        <w:pBdr>
          <w:bottom w:color="b11f1f" w:space="1" w:sz="18" w:val="single"/>
        </w:pBdr>
        <w:spacing w:after="220" w:before="160" w:lineRule="auto"/>
        <w:rPr/>
      </w:pPr>
      <w:r w:rsidDel="00000000" w:rsidR="00000000" w:rsidRPr="00000000">
        <w:rPr>
          <w:rtl w:val="0"/>
        </w:rPr>
      </w:r>
    </w:p>
    <w:p w:rsidR="00000000" w:rsidDel="00000000" w:rsidP="00000000" w:rsidRDefault="00000000" w:rsidRPr="00000000" w14:paraId="00000007">
      <w:pPr>
        <w:spacing w:after="60" w:before="200" w:lineRule="auto"/>
        <w:rPr/>
      </w:pPr>
      <w:r w:rsidDel="00000000" w:rsidR="00000000" w:rsidRPr="00000000">
        <w:rPr>
          <w:rFonts w:ascii="Courier New" w:cs="Courier New" w:eastAsia="Courier New" w:hAnsi="Courier New"/>
          <w:b w:val="1"/>
          <w:bCs w:val="1"/>
          <w:smallCaps w:val="1"/>
          <w:color w:val="b11f1f"/>
          <w:sz w:val="16"/>
          <w:szCs w:val="16"/>
          <w:rtl w:val="0"/>
        </w:rPr>
        <w:t xml:space="preserve">— WHY THIS PLAN LOOKS DIFFERENT</w:t>
      </w:r>
      <w:r w:rsidDel="00000000" w:rsidR="00000000" w:rsidRPr="00000000">
        <w:rPr>
          <w:rtl w:val="0"/>
        </w:rPr>
      </w:r>
    </w:p>
    <w:p w:rsidR="00000000" w:rsidDel="00000000" w:rsidP="00000000" w:rsidRDefault="00000000" w:rsidRPr="00000000" w14:paraId="00000008">
      <w:pPr>
        <w:spacing w:after="100" w:before="260" w:lineRule="auto"/>
        <w:rPr/>
      </w:pPr>
      <w:r w:rsidDel="00000000" w:rsidR="00000000" w:rsidRPr="00000000">
        <w:rPr>
          <w:rFonts w:ascii="Arial Black" w:cs="Arial Black" w:eastAsia="Arial Black" w:hAnsi="Arial Black"/>
          <w:color w:val="0a0a0a"/>
          <w:sz w:val="26"/>
          <w:szCs w:val="26"/>
          <w:rtl w:val="0"/>
        </w:rPr>
        <w:t xml:space="preserve">Two things changed the shape of this.</w:t>
      </w:r>
      <w:r w:rsidDel="00000000" w:rsidR="00000000" w:rsidRPr="00000000">
        <w:rPr>
          <w:rtl w:val="0"/>
        </w:rPr>
      </w:r>
    </w:p>
    <w:p w:rsidR="00000000" w:rsidDel="00000000" w:rsidP="00000000" w:rsidRDefault="00000000" w:rsidRPr="00000000" w14:paraId="00000009">
      <w:pPr>
        <w:spacing w:after="130" w:line="264" w:lineRule="auto"/>
        <w:rPr/>
      </w:pPr>
      <w:r w:rsidDel="00000000" w:rsidR="00000000" w:rsidRPr="00000000">
        <w:rPr>
          <w:rFonts w:ascii="Arial" w:cs="Arial" w:eastAsia="Arial" w:hAnsi="Arial"/>
          <w:b w:val="0"/>
          <w:bCs w:val="0"/>
          <w:color w:val="1b1b1b"/>
          <w:sz w:val="22"/>
          <w:szCs w:val="22"/>
          <w:rtl w:val="0"/>
        </w:rPr>
        <w:t xml:space="preserve">Because funding comes after we land roughly 200 beta users, the goal of this phase is narrow: ship a beta good enough to prove the worldview works, recruit 200 engaged people, and use that signal to open the raise. Everything that doesn’t serve that is deferred.</w:t>
      </w:r>
      <w:r w:rsidDel="00000000" w:rsidR="00000000" w:rsidRPr="00000000">
        <w:rPr>
          <w:rtl w:val="0"/>
        </w:rPr>
      </w:r>
    </w:p>
    <w:p w:rsidR="00000000" w:rsidDel="00000000" w:rsidP="00000000" w:rsidRDefault="00000000" w:rsidRPr="00000000" w14:paraId="0000000A">
      <w:pPr>
        <w:spacing w:after="130" w:line="264" w:lineRule="auto"/>
        <w:rPr/>
      </w:pPr>
      <w:r w:rsidDel="00000000" w:rsidR="00000000" w:rsidRPr="00000000">
        <w:rPr>
          <w:rFonts w:ascii="Arial" w:cs="Arial" w:eastAsia="Arial" w:hAnsi="Arial"/>
          <w:b w:val="0"/>
          <w:bCs w:val="0"/>
          <w:i w:val="0"/>
          <w:iCs w:val="0"/>
          <w:smallCaps w:val="0"/>
          <w:color w:val="1b1b1b"/>
          <w:sz w:val="22"/>
          <w:szCs w:val="22"/>
          <w:rtl w:val="0"/>
        </w:rPr>
        <w:t xml:space="preserve">And because Matt is fast, the build is no longer the bottleneck. The critical path is now </w:t>
      </w:r>
      <w:r w:rsidDel="00000000" w:rsidR="00000000" w:rsidRPr="00000000">
        <w:rPr>
          <w:rFonts w:ascii="Arial" w:cs="Arial" w:eastAsia="Arial" w:hAnsi="Arial"/>
          <w:b w:val="1"/>
          <w:bCs w:val="1"/>
          <w:i w:val="0"/>
          <w:iCs w:val="0"/>
          <w:smallCaps w:val="0"/>
          <w:color w:val="1b1b1b"/>
          <w:sz w:val="22"/>
          <w:szCs w:val="22"/>
          <w:rtl w:val="0"/>
        </w:rPr>
        <w:t xml:space="preserve">the decisions that unblock the build</w:t>
      </w:r>
      <w:r w:rsidDel="00000000" w:rsidR="00000000" w:rsidRPr="00000000">
        <w:rPr>
          <w:rFonts w:ascii="Arial" w:cs="Arial" w:eastAsia="Arial" w:hAnsi="Arial"/>
          <w:b w:val="0"/>
          <w:bCs w:val="0"/>
          <w:i w:val="0"/>
          <w:iCs w:val="0"/>
          <w:smallCaps w:val="0"/>
          <w:color w:val="1b1b1b"/>
          <w:sz w:val="22"/>
          <w:szCs w:val="22"/>
          <w:rtl w:val="0"/>
        </w:rPr>
        <w:t xml:space="preserve">, and </w:t>
      </w:r>
      <w:r w:rsidDel="00000000" w:rsidR="00000000" w:rsidRPr="00000000">
        <w:rPr>
          <w:rFonts w:ascii="Arial" w:cs="Arial" w:eastAsia="Arial" w:hAnsi="Arial"/>
          <w:b w:val="1"/>
          <w:bCs w:val="1"/>
          <w:i w:val="0"/>
          <w:iCs w:val="0"/>
          <w:smallCaps w:val="0"/>
          <w:color w:val="1b1b1b"/>
          <w:sz w:val="22"/>
          <w:szCs w:val="22"/>
          <w:rtl w:val="0"/>
        </w:rPr>
        <w:t xml:space="preserve">the slow external humans</w:t>
      </w:r>
      <w:r w:rsidDel="00000000" w:rsidR="00000000" w:rsidRPr="00000000">
        <w:rPr>
          <w:rFonts w:ascii="Arial" w:cs="Arial" w:eastAsia="Arial" w:hAnsi="Arial"/>
          <w:b w:val="0"/>
          <w:bCs w:val="0"/>
          <w:i w:val="0"/>
          <w:iCs w:val="0"/>
          <w:smallCaps w:val="0"/>
          <w:color w:val="1b1b1b"/>
          <w:sz w:val="22"/>
          <w:szCs w:val="22"/>
          <w:rtl w:val="0"/>
        </w:rPr>
        <w:t xml:space="preserve"> — a clinical advisor and 200 recruited users. Neither moves faster because the app does. We pace the plan to those, not to the code.</w:t>
      </w:r>
      <w:r w:rsidDel="00000000" w:rsidR="00000000" w:rsidRPr="00000000">
        <w:rPr>
          <w:rtl w:val="0"/>
        </w:rPr>
      </w:r>
    </w:p>
    <w:p w:rsidR="00000000" w:rsidDel="00000000" w:rsidP="00000000" w:rsidRDefault="00000000" w:rsidRPr="00000000" w14:paraId="0000000B">
      <w:pPr>
        <w:spacing w:after="6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2c5" w:space="0" w:sz="4" w:val="single"/>
              <w:left w:color="b11f1f" w:space="0" w:sz="28" w:val="single"/>
              <w:bottom w:color="d9d2c5" w:space="0" w:sz="4" w:val="single"/>
              <w:right w:color="d9d2c5" w:space="0" w:sz="4" w:val="single"/>
            </w:tcBorders>
            <w:shd w:fill="f2ede4" w:val="clear"/>
            <w:tcMar>
              <w:top w:w="200.0" w:type="dxa"/>
              <w:left w:w="260.0" w:type="dxa"/>
              <w:bottom w:w="200.0" w:type="dxa"/>
              <w:right w:w="260.0" w:type="dxa"/>
            </w:tcMar>
          </w:tcPr>
          <w:p w:rsidR="00000000" w:rsidDel="00000000" w:rsidP="00000000" w:rsidRDefault="00000000" w:rsidRPr="00000000" w14:paraId="0000000C">
            <w:pPr>
              <w:spacing w:after="60" w:lineRule="auto"/>
              <w:rPr/>
            </w:pPr>
            <w:r w:rsidDel="00000000" w:rsidR="00000000" w:rsidRPr="00000000">
              <w:rPr>
                <w:rFonts w:ascii="Courier New" w:cs="Courier New" w:eastAsia="Courier New" w:hAnsi="Courier New"/>
                <w:b w:val="1"/>
                <w:bCs w:val="1"/>
                <w:smallCaps w:val="1"/>
                <w:color w:val="b11f1f"/>
                <w:sz w:val="16"/>
                <w:szCs w:val="16"/>
                <w:rtl w:val="0"/>
              </w:rPr>
              <w:t xml:space="preserve">— THE ONE NON-NEGOTIABLE</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Arial Black" w:cs="Arial Black" w:eastAsia="Arial Black" w:hAnsi="Arial Black"/>
                <w:color w:val="1b1b1b"/>
                <w:sz w:val="24"/>
                <w:szCs w:val="24"/>
                <w:rtl w:val="0"/>
              </w:rPr>
              <w:t xml:space="preserve">Clinical sign-off before any external beta user</w:t>
            </w:r>
            <w:r w:rsidDel="00000000" w:rsidR="00000000" w:rsidRPr="00000000">
              <w:rPr>
                <w:rFonts w:ascii="Arial Black" w:cs="Arial Black" w:eastAsia="Arial Black" w:hAnsi="Arial Black"/>
                <w:b w:val="1"/>
                <w:bCs w:val="1"/>
                <w:color w:val="b11f1f"/>
                <w:sz w:val="24"/>
                <w:szCs w:val="24"/>
                <w:rtl w:val="0"/>
              </w:rPr>
              <w:t xml:space="preserve">.</w:t>
            </w:r>
            <w:r w:rsidDel="00000000" w:rsidR="00000000" w:rsidRPr="00000000">
              <w:rPr>
                <w:rtl w:val="0"/>
              </w:rPr>
            </w:r>
          </w:p>
          <w:p w:rsidR="00000000" w:rsidDel="00000000" w:rsidP="00000000" w:rsidRDefault="00000000" w:rsidRPr="00000000" w14:paraId="0000000E">
            <w:pPr>
              <w:spacing w:after="100" w:line="264" w:lineRule="auto"/>
              <w:rPr/>
            </w:pPr>
            <w:r w:rsidDel="00000000" w:rsidR="00000000" w:rsidRPr="00000000">
              <w:rPr>
                <w:rFonts w:ascii="Arial" w:cs="Arial" w:eastAsia="Arial" w:hAnsi="Arial"/>
                <w:color w:val="1b1b1b"/>
                <w:sz w:val="22"/>
                <w:szCs w:val="22"/>
                <w:rtl w:val="0"/>
              </w:rPr>
              <w:t xml:space="preserve">Our beta cohort includes the recovering tracker by design. Putting someone with a disordered-eating history onto an AI that gives fueling and training advice, with no clinician having reviewed the refusal logic, is both a real harm and the screenshot that ends the brand.</w:t>
            </w:r>
            <w:r w:rsidDel="00000000" w:rsidR="00000000" w:rsidRPr="00000000">
              <w:rPr>
                <w:rtl w:val="0"/>
              </w:rPr>
            </w:r>
          </w:p>
          <w:p w:rsidR="00000000" w:rsidDel="00000000" w:rsidP="00000000" w:rsidRDefault="00000000" w:rsidRPr="00000000" w14:paraId="0000000F">
            <w:pPr>
              <w:spacing w:after="0" w:line="264" w:lineRule="auto"/>
              <w:rPr/>
            </w:pPr>
            <w:r w:rsidDel="00000000" w:rsidR="00000000" w:rsidRPr="00000000">
              <w:rPr>
                <w:rFonts w:ascii="Arial" w:cs="Arial" w:eastAsia="Arial" w:hAnsi="Arial"/>
                <w:color w:val="1b1b1b"/>
                <w:sz w:val="22"/>
                <w:szCs w:val="22"/>
                <w:rtl w:val="0"/>
              </w:rPr>
              <w:t xml:space="preserve">The lean version: a scoped, paid review — not a hire. Days of a clinician’s time to review FIG’s prompt, the intake floors, and the Guardian, and sign off before external beta. The build can move fast everywhere except the safety layer, which gets the careful pass regardless of velocity.</w:t>
            </w:r>
            <w:r w:rsidDel="00000000" w:rsidR="00000000" w:rsidRPr="00000000">
              <w:rPr>
                <w:rtl w:val="0"/>
              </w:rPr>
            </w:r>
          </w:p>
        </w:tc>
      </w:tr>
    </w:tbl>
    <w:p w:rsidR="00000000" w:rsidDel="00000000" w:rsidP="00000000" w:rsidRDefault="00000000" w:rsidRPr="00000000" w14:paraId="00000010">
      <w:pPr>
        <w:spacing w:after="60" w:before="200" w:lineRule="auto"/>
        <w:rPr/>
      </w:pPr>
      <w:r w:rsidDel="00000000" w:rsidR="00000000" w:rsidRPr="00000000">
        <w:rPr>
          <w:rFonts w:ascii="Courier New" w:cs="Courier New" w:eastAsia="Courier New" w:hAnsi="Courier New"/>
          <w:b w:val="1"/>
          <w:bCs w:val="1"/>
          <w:smallCaps w:val="1"/>
          <w:color w:val="b11f1f"/>
          <w:sz w:val="16"/>
          <w:szCs w:val="16"/>
          <w:rtl w:val="0"/>
        </w:rPr>
        <w:t xml:space="preserve">— RUN THEM CONCURRENTLY</w:t>
      </w:r>
      <w:r w:rsidDel="00000000" w:rsidR="00000000" w:rsidRPr="00000000">
        <w:rPr>
          <w:rtl w:val="0"/>
        </w:rPr>
      </w:r>
    </w:p>
    <w:p w:rsidR="00000000" w:rsidDel="00000000" w:rsidP="00000000" w:rsidRDefault="00000000" w:rsidRPr="00000000" w14:paraId="00000011">
      <w:pPr>
        <w:spacing w:after="100" w:before="260" w:lineRule="auto"/>
        <w:rPr/>
      </w:pPr>
      <w:r w:rsidDel="00000000" w:rsidR="00000000" w:rsidRPr="00000000">
        <w:rPr>
          <w:rFonts w:ascii="Arial Black" w:cs="Arial Black" w:eastAsia="Arial Black" w:hAnsi="Arial Black"/>
          <w:color w:val="0a0a0a"/>
          <w:sz w:val="26"/>
          <w:szCs w:val="26"/>
          <w:rtl w:val="0"/>
        </w:rPr>
        <w:t xml:space="preserve">Three co-founders. Three lanes.</w:t>
      </w:r>
      <w:r w:rsidDel="00000000" w:rsidR="00000000" w:rsidRPr="00000000">
        <w:rPr>
          <w:rtl w:val="0"/>
        </w:rPr>
      </w:r>
    </w:p>
    <w:p w:rsidR="00000000" w:rsidDel="00000000" w:rsidP="00000000" w:rsidRDefault="00000000" w:rsidRPr="00000000" w14:paraId="00000012">
      <w:pPr>
        <w:spacing w:after="130" w:line="264" w:lineRule="auto"/>
        <w:rPr/>
      </w:pPr>
      <w:r w:rsidDel="00000000" w:rsidR="00000000" w:rsidRPr="00000000">
        <w:rPr>
          <w:rFonts w:ascii="Arial" w:cs="Arial" w:eastAsia="Arial" w:hAnsi="Arial"/>
          <w:b w:val="0"/>
          <w:bCs w:val="0"/>
          <w:color w:val="1b1b1b"/>
          <w:sz w:val="22"/>
          <w:szCs w:val="22"/>
          <w:rtl w:val="0"/>
        </w:rPr>
        <w:t xml:space="preserve">This is an even three-way split, not a hierarchy. Each lane runs in parallel through every sprint; filter the board by lane and each of us sees only our own work. We are all co-founders — the labels below are focus areas, not rank.</w:t>
      </w:r>
      <w:r w:rsidDel="00000000" w:rsidR="00000000" w:rsidRPr="00000000">
        <w:rPr>
          <w:rtl w:val="0"/>
        </w:rPr>
      </w:r>
    </w:p>
    <w:tbl>
      <w:tblPr>
        <w:tblStyle w:val="Table2"/>
        <w:tblW w:w="9360.0" w:type="dxa"/>
        <w:jc w:val="left"/>
        <w:tblBorders>
          <w:top w:color="d9d2c5" w:space="0" w:sz="2" w:val="single"/>
          <w:left w:color="d9d2c5" w:space="0" w:sz="2" w:val="single"/>
          <w:bottom w:color="d9d2c5" w:space="0" w:sz="2" w:val="single"/>
          <w:right w:color="d9d2c5" w:space="0" w:sz="2" w:val="single"/>
          <w:insideH w:color="d9d2c5" w:space="0" w:sz="2" w:val="single"/>
          <w:insideV w:color="d9d2c5" w:space="0" w:sz="2" w:val="single"/>
        </w:tblBorders>
        <w:tblLayout w:type="fixed"/>
        <w:tblLook w:val="0000"/>
      </w:tblPr>
      <w:tblGrid>
        <w:gridCol w:w="2100"/>
        <w:gridCol w:w="7260"/>
        <w:tblGridChange w:id="0">
          <w:tblGrid>
            <w:gridCol w:w="2100"/>
            <w:gridCol w:w="7260"/>
          </w:tblGrid>
        </w:tblGridChange>
      </w:tblGrid>
      <w:tr>
        <w:trPr>
          <w:cantSplit w:val="0"/>
          <w:tblHeader w:val="1"/>
        </w:trPr>
        <w:tc>
          <w:tcPr>
            <w:shd w:fill="0a0a0a" w:val="clear"/>
            <w:tcMar>
              <w:top w:w="90.0" w:type="dxa"/>
              <w:left w:w="130.0" w:type="dxa"/>
              <w:bottom w:w="90.0" w:type="dxa"/>
              <w:right w:w="130.0" w:type="dxa"/>
            </w:tcMar>
            <w:vAlign w:val="center"/>
          </w:tcPr>
          <w:p w:rsidR="00000000" w:rsidDel="00000000" w:rsidP="00000000" w:rsidRDefault="00000000" w:rsidRPr="00000000" w14:paraId="00000013">
            <w:pPr>
              <w:rPr/>
            </w:pPr>
            <w:r w:rsidDel="00000000" w:rsidR="00000000" w:rsidRPr="00000000">
              <w:rPr>
                <w:rFonts w:ascii="Courier New" w:cs="Courier New" w:eastAsia="Courier New" w:hAnsi="Courier New"/>
                <w:b w:val="1"/>
                <w:bCs w:val="1"/>
                <w:smallCaps w:val="1"/>
                <w:color w:val="f2ede4"/>
                <w:sz w:val="16"/>
                <w:szCs w:val="16"/>
                <w:rtl w:val="0"/>
              </w:rPr>
              <w:t xml:space="preserve">LANE</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14">
            <w:pPr>
              <w:rPr/>
            </w:pPr>
            <w:r w:rsidDel="00000000" w:rsidR="00000000" w:rsidRPr="00000000">
              <w:rPr>
                <w:rFonts w:ascii="Courier New" w:cs="Courier New" w:eastAsia="Courier New" w:hAnsi="Courier New"/>
                <w:b w:val="1"/>
                <w:bCs w:val="1"/>
                <w:smallCaps w:val="1"/>
                <w:color w:val="f2ede4"/>
                <w:sz w:val="16"/>
                <w:szCs w:val="16"/>
                <w:rtl w:val="0"/>
              </w:rPr>
              <w:t xml:space="preserve">FOCUS AREA · CO-FOUNDER</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15">
            <w:pPr>
              <w:rPr/>
            </w:pPr>
            <w:r w:rsidDel="00000000" w:rsidR="00000000" w:rsidRPr="00000000">
              <w:rPr>
                <w:rFonts w:ascii="Courier New" w:cs="Courier New" w:eastAsia="Courier New" w:hAnsi="Courier New"/>
                <w:b w:val="1"/>
                <w:bCs w:val="1"/>
                <w:color w:val="b11f1f"/>
                <w:sz w:val="17"/>
                <w:szCs w:val="17"/>
                <w:rtl w:val="0"/>
              </w:rPr>
              <w:t xml:space="preserve">BRAND &amp; PRODUCT</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6">
            <w:pPr>
              <w:rPr/>
            </w:pPr>
            <w:sdt>
              <w:sdtPr>
                <w:id w:val="-744613884"/>
                <w:tag w:val="goog_rdk_1"/>
              </w:sdtPr>
              <w:sdtContent>
                <w:ins w:author="Matt Pursley" w:id="0" w:date="2026-05-29T19:39:15Z"/>
                <w:sdt>
                  <w:sdtPr>
                    <w:id w:val="75868225"/>
                    <w:tag w:val="goog_rdk_2"/>
                  </w:sdtPr>
                  <w:sdtContent>
                    <w:ins w:author="Matt Pursley" w:id="0" w:date="2026-05-29T19:39:15Z">
                      <w:r w:rsidDel="00000000" w:rsidR="00000000" w:rsidRPr="00000000">
                        <w:rPr>
                          <w:sz w:val="19"/>
                          <w:szCs w:val="19"/>
                          <w:rtl w:val="0"/>
                          <w:rPrChange w:author="Matt Pursley" w:id="1" w:date="2026-05-29T19:39:15Z">
                            <w:rPr/>
                          </w:rPrChange>
                        </w:rPr>
                        <w:t xml:space="preserve">Josh — c</w:t>
                      </w:r>
                    </w:ins>
                  </w:sdtContent>
                </w:sdt>
                <w:ins w:author="Matt Pursley" w:id="0" w:date="2026-05-29T19:39:15Z"/>
              </w:sdtContent>
            </w:sdt>
            <w:sdt>
              <w:sdtPr>
                <w:id w:val="1884956119"/>
                <w:tag w:val="goog_rdk_3"/>
              </w:sdtPr>
              <w:sdtContent>
                <w:del w:author="Matt Pursley" w:id="0" w:date="2026-05-29T19:39:15Z">
                  <w:r w:rsidDel="00000000" w:rsidR="00000000" w:rsidRPr="00000000">
                    <w:rPr>
                      <w:rFonts w:ascii="Arial" w:cs="Arial" w:eastAsia="Arial" w:hAnsi="Arial"/>
                      <w:b w:val="0"/>
                      <w:bCs w:val="0"/>
                      <w:color w:val="1b1b1b"/>
                      <w:sz w:val="19"/>
                      <w:szCs w:val="19"/>
                      <w:rtl w:val="0"/>
                    </w:rPr>
                    <w:delText xml:space="preserve">C</w:delText>
                  </w:r>
                </w:del>
              </w:sdtContent>
            </w:sdt>
            <w:r w:rsidDel="00000000" w:rsidR="00000000" w:rsidRPr="00000000">
              <w:rPr>
                <w:rFonts w:ascii="Arial" w:cs="Arial" w:eastAsia="Arial" w:hAnsi="Arial"/>
                <w:b w:val="0"/>
                <w:bCs w:val="0"/>
                <w:color w:val="1b1b1b"/>
                <w:sz w:val="19"/>
                <w:szCs w:val="19"/>
                <w:rtl w:val="0"/>
              </w:rPr>
              <w:t xml:space="preserve">o-founder</w:t>
            </w:r>
            <w:sdt>
              <w:sdtPr>
                <w:id w:val="871563163"/>
                <w:tag w:val="goog_rdk_4"/>
              </w:sdtPr>
              <w:sdtContent>
                <w:ins w:author="Matt Pursley" w:id="2" w:date="2026-05-29T19:39:21Z"/>
                <w:sdt>
                  <w:sdtPr>
                    <w:id w:val="2074991301"/>
                    <w:tag w:val="goog_rdk_5"/>
                  </w:sdtPr>
                  <w:sdtContent>
                    <w:ins w:author="Matt Pursley" w:id="2" w:date="2026-05-29T19:39:21Z">
                      <w:r w:rsidDel="00000000" w:rsidR="00000000" w:rsidRPr="00000000">
                        <w:rPr>
                          <w:sz w:val="19"/>
                          <w:szCs w:val="19"/>
                          <w:rtl w:val="0"/>
                          <w:rPrChange w:author="Matt Pursley" w:id="3" w:date="2026-05-29T19:39:21Z">
                            <w:rPr>
                              <w:rFonts w:ascii="Arial" w:cs="Arial" w:eastAsia="Arial" w:hAnsi="Arial"/>
                              <w:b w:val="0"/>
                              <w:bCs w:val="0"/>
                              <w:color w:val="1b1b1b"/>
                              <w:sz w:val="19"/>
                              <w:szCs w:val="19"/>
                            </w:rPr>
                          </w:rPrChange>
                        </w:rPr>
                        <w:t xml:space="preserve">,</w:t>
                      </w:r>
                    </w:ins>
                  </w:sdtContent>
                </w:sdt>
                <w:ins w:author="Matt Pursley" w:id="2" w:date="2026-05-29T19:39:21Z"/>
              </w:sdtContent>
            </w:sdt>
            <w:sdt>
              <w:sdtPr>
                <w:id w:val="2129698984"/>
                <w:tag w:val="goog_rdk_6"/>
              </w:sdtPr>
              <w:sdtContent>
                <w:del w:author="Matt Pursley" w:id="2" w:date="2026-05-29T19:39:21Z">
                  <w:r w:rsidDel="00000000" w:rsidR="00000000" w:rsidRPr="00000000">
                    <w:rPr>
                      <w:rFonts w:ascii="Arial" w:cs="Arial" w:eastAsia="Arial" w:hAnsi="Arial"/>
                      <w:b w:val="0"/>
                      <w:bCs w:val="0"/>
                      <w:color w:val="1b1b1b"/>
                      <w:sz w:val="19"/>
                      <w:szCs w:val="19"/>
                      <w:rtl w:val="0"/>
                    </w:rPr>
                    <w:delText xml:space="preserve"> —</w:delText>
                  </w:r>
                </w:del>
              </w:sdtContent>
            </w:sdt>
            <w:r w:rsidDel="00000000" w:rsidR="00000000" w:rsidRPr="00000000">
              <w:rPr>
                <w:rFonts w:ascii="Arial" w:cs="Arial" w:eastAsia="Arial" w:hAnsi="Arial"/>
                <w:b w:val="0"/>
                <w:bCs w:val="0"/>
                <w:color w:val="1b1b1b"/>
                <w:sz w:val="19"/>
                <w:szCs w:val="19"/>
                <w:rtl w:val="0"/>
              </w:rPr>
              <w:t xml:space="preserve"> marketing, branding &amp; product direction. Owns the worldview’s expression: FIG’s voice and refusal logic, the manifesto, all pre-raise growth, and beta recruitment.</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17">
            <w:pPr>
              <w:rPr/>
            </w:pPr>
            <w:r w:rsidDel="00000000" w:rsidR="00000000" w:rsidRPr="00000000">
              <w:rPr>
                <w:rFonts w:ascii="Courier New" w:cs="Courier New" w:eastAsia="Courier New" w:hAnsi="Courier New"/>
                <w:b w:val="1"/>
                <w:bCs w:val="1"/>
                <w:color w:val="b11f1f"/>
                <w:sz w:val="17"/>
                <w:szCs w:val="17"/>
                <w:rtl w:val="0"/>
              </w:rPr>
              <w:t xml:space="preserve">ENGINEERING</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0"/>
                <w:bCs w:val="0"/>
                <w:color w:val="1b1b1b"/>
                <w:sz w:val="19"/>
                <w:szCs w:val="19"/>
                <w:rtl w:val="0"/>
              </w:rPr>
              <w:t xml:space="preserve">Matt — co-founder, CTO. Owns the build: the core check-in loop, FIG integration, and the safety layer. Fast everywhere except the safety layer, which gets the careful pass.</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19">
            <w:pPr>
              <w:rPr/>
            </w:pPr>
            <w:r w:rsidDel="00000000" w:rsidR="00000000" w:rsidRPr="00000000">
              <w:rPr>
                <w:rFonts w:ascii="Courier New" w:cs="Courier New" w:eastAsia="Courier New" w:hAnsi="Courier New"/>
                <w:b w:val="1"/>
                <w:bCs w:val="1"/>
                <w:color w:val="b11f1f"/>
                <w:sz w:val="17"/>
                <w:szCs w:val="17"/>
                <w:rtl w:val="0"/>
              </w:rPr>
              <w:t xml:space="preserve">BUSINESS &amp; OPS</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color w:val="1b1b1b"/>
                <w:sz w:val="19"/>
                <w:szCs w:val="19"/>
                <w:rtl w:val="0"/>
              </w:rPr>
              <w:t xml:space="preserve">Thad — co-founder, business &amp; ops. Owns trademark, the clinical advisor, lean legal, beta logistics, and raise prep.</w:t>
            </w:r>
            <w:r w:rsidDel="00000000" w:rsidR="00000000" w:rsidRPr="00000000">
              <w:rPr>
                <w:rtl w:val="0"/>
              </w:rPr>
            </w:r>
          </w:p>
        </w:tc>
      </w:tr>
    </w:tbl>
    <w:p w:rsidR="00000000" w:rsidDel="00000000" w:rsidP="00000000" w:rsidRDefault="00000000" w:rsidRPr="00000000" w14:paraId="0000001B">
      <w:pPr>
        <w:spacing w:after="60" w:before="200" w:lineRule="auto"/>
        <w:rPr/>
      </w:pPr>
      <w:r w:rsidDel="00000000" w:rsidR="00000000" w:rsidRPr="00000000">
        <w:rPr>
          <w:rtl w:val="0"/>
        </w:rPr>
      </w:r>
    </w:p>
    <w:p w:rsidR="00000000" w:rsidDel="00000000" w:rsidP="00000000" w:rsidRDefault="00000000" w:rsidRPr="00000000" w14:paraId="0000001C">
      <w:pPr>
        <w:spacing w:after="60" w:before="200" w:lineRule="auto"/>
        <w:rPr/>
      </w:pPr>
      <w:r w:rsidDel="00000000" w:rsidR="00000000" w:rsidRPr="00000000">
        <w:rPr>
          <w:rFonts w:ascii="Courier New" w:cs="Courier New" w:eastAsia="Courier New" w:hAnsi="Courier New"/>
          <w:b w:val="1"/>
          <w:bCs w:val="1"/>
          <w:smallCaps w:val="1"/>
          <w:color w:val="b11f1f"/>
          <w:sz w:val="16"/>
          <w:szCs w:val="16"/>
          <w:rtl w:val="0"/>
        </w:rPr>
        <w:t xml:space="preserve">— THE PLAN</w:t>
      </w:r>
      <w:r w:rsidDel="00000000" w:rsidR="00000000" w:rsidRPr="00000000">
        <w:rPr>
          <w:rtl w:val="0"/>
        </w:rPr>
      </w:r>
    </w:p>
    <w:p w:rsidR="00000000" w:rsidDel="00000000" w:rsidP="00000000" w:rsidRDefault="00000000" w:rsidRPr="00000000" w14:paraId="0000001D">
      <w:pPr>
        <w:spacing w:after="100" w:before="260" w:lineRule="auto"/>
        <w:rPr/>
      </w:pPr>
      <w:r w:rsidDel="00000000" w:rsidR="00000000" w:rsidRPr="00000000">
        <w:rPr>
          <w:rFonts w:ascii="Arial Black" w:cs="Arial Black" w:eastAsia="Arial Black" w:hAnsi="Arial Black"/>
          <w:color w:val="0a0a0a"/>
          <w:sz w:val="26"/>
          <w:szCs w:val="26"/>
          <w:rtl w:val="0"/>
        </w:rPr>
        <w:t xml:space="preserve">Three sprints to the milestone.</w:t>
      </w:r>
      <w:r w:rsidDel="00000000" w:rsidR="00000000" w:rsidRPr="00000000">
        <w:rPr>
          <w:rtl w:val="0"/>
        </w:rPr>
      </w:r>
    </w:p>
    <w:p w:rsidR="00000000" w:rsidDel="00000000" w:rsidP="00000000" w:rsidRDefault="00000000" w:rsidRPr="00000000" w14:paraId="0000001E">
      <w:pPr>
        <w:spacing w:after="20" w:before="320" w:lineRule="auto"/>
        <w:rPr/>
      </w:pPr>
      <w:r w:rsidDel="00000000" w:rsidR="00000000" w:rsidRPr="00000000">
        <w:rPr>
          <w:rFonts w:ascii="Courier New" w:cs="Courier New" w:eastAsia="Courier New" w:hAnsi="Courier New"/>
          <w:b w:val="1"/>
          <w:bCs w:val="1"/>
          <w:color w:val="b11f1f"/>
          <w:sz w:val="18"/>
          <w:szCs w:val="18"/>
          <w:rtl w:val="0"/>
        </w:rPr>
        <w:t xml:space="preserve">SPRINT 0  </w:t>
      </w:r>
      <w:r w:rsidDel="00000000" w:rsidR="00000000" w:rsidRPr="00000000">
        <w:rPr>
          <w:rFonts w:ascii="Arial Black" w:cs="Arial Black" w:eastAsia="Arial Black" w:hAnsi="Arial Black"/>
          <w:color w:val="0a0a0a"/>
          <w:sz w:val="24"/>
          <w:szCs w:val="24"/>
          <w:rtl w:val="0"/>
        </w:rPr>
        <w:t xml:space="preserve">Lock &amp; Unblock</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Courier New" w:cs="Courier New" w:eastAsia="Courier New" w:hAnsi="Courier New"/>
          <w:smallCaps w:val="1"/>
          <w:color w:val="2a2a2a"/>
          <w:sz w:val="16"/>
          <w:szCs w:val="16"/>
          <w:rtl w:val="0"/>
        </w:rPr>
        <w:t xml:space="preserve">WEEK 1</w:t>
      </w:r>
      <w:r w:rsidDel="00000000" w:rsidR="00000000" w:rsidRPr="00000000">
        <w:rPr>
          <w:rFonts w:ascii="Georgia" w:cs="Georgia" w:eastAsia="Georgia" w:hAnsi="Georgia"/>
          <w:i w:val="1"/>
          <w:iCs w:val="1"/>
          <w:color w:val="2a2a2a"/>
          <w:sz w:val="21"/>
          <w:szCs w:val="21"/>
          <w:rtl w:val="0"/>
        </w:rPr>
        <w:t xml:space="preserve">   Decisions only. Nobody builds yet.</w:t>
      </w:r>
      <w:r w:rsidDel="00000000" w:rsidR="00000000" w:rsidRPr="00000000">
        <w:rPr>
          <w:rtl w:val="0"/>
        </w:rPr>
      </w:r>
    </w:p>
    <w:tbl>
      <w:tblPr>
        <w:tblStyle w:val="Table3"/>
        <w:tblW w:w="9360.0" w:type="dxa"/>
        <w:jc w:val="left"/>
        <w:tblBorders>
          <w:top w:color="d9d2c5" w:space="0" w:sz="2" w:val="single"/>
          <w:left w:color="d9d2c5" w:space="0" w:sz="2" w:val="single"/>
          <w:bottom w:color="d9d2c5" w:space="0" w:sz="2" w:val="single"/>
          <w:right w:color="d9d2c5" w:space="0" w:sz="2" w:val="single"/>
          <w:insideH w:color="d9d2c5" w:space="0" w:sz="2" w:val="single"/>
          <w:insideV w:color="d9d2c5" w:space="0" w:sz="2" w:val="single"/>
        </w:tblBorders>
        <w:tblLayout w:type="fixed"/>
        <w:tblLook w:val="0000"/>
      </w:tblPr>
      <w:tblGrid>
        <w:gridCol w:w="3400"/>
        <w:gridCol w:w="2200"/>
        <w:gridCol w:w="3760"/>
        <w:tblGridChange w:id="0">
          <w:tblGrid>
            <w:gridCol w:w="3400"/>
            <w:gridCol w:w="2200"/>
            <w:gridCol w:w="3760"/>
          </w:tblGrid>
        </w:tblGridChange>
      </w:tblGrid>
      <w:tr>
        <w:trPr>
          <w:cantSplit w:val="0"/>
          <w:tblHeader w:val="1"/>
        </w:trPr>
        <w:tc>
          <w:tcPr>
            <w:shd w:fill="0a0a0a" w:val="clear"/>
            <w:tcMar>
              <w:top w:w="90.0" w:type="dxa"/>
              <w:left w:w="130.0" w:type="dxa"/>
              <w:bottom w:w="90.0" w:type="dxa"/>
              <w:right w:w="130.0" w:type="dxa"/>
            </w:tcMar>
            <w:vAlign w:val="center"/>
          </w:tcPr>
          <w:p w:rsidR="00000000" w:rsidDel="00000000" w:rsidP="00000000" w:rsidRDefault="00000000" w:rsidRPr="00000000" w14:paraId="00000020">
            <w:pPr>
              <w:rPr/>
            </w:pPr>
            <w:r w:rsidDel="00000000" w:rsidR="00000000" w:rsidRPr="00000000">
              <w:rPr>
                <w:rFonts w:ascii="Courier New" w:cs="Courier New" w:eastAsia="Courier New" w:hAnsi="Courier New"/>
                <w:b w:val="1"/>
                <w:bCs w:val="1"/>
                <w:smallCaps w:val="1"/>
                <w:color w:val="f2ede4"/>
                <w:sz w:val="16"/>
                <w:szCs w:val="16"/>
                <w:rtl w:val="0"/>
              </w:rPr>
              <w:t xml:space="preserve">CARD</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21">
            <w:pPr>
              <w:rPr/>
            </w:pPr>
            <w:r w:rsidDel="00000000" w:rsidR="00000000" w:rsidRPr="00000000">
              <w:rPr>
                <w:rFonts w:ascii="Courier New" w:cs="Courier New" w:eastAsia="Courier New" w:hAnsi="Courier New"/>
                <w:b w:val="1"/>
                <w:bCs w:val="1"/>
                <w:smallCaps w:val="1"/>
                <w:color w:val="f2ede4"/>
                <w:sz w:val="16"/>
                <w:szCs w:val="16"/>
                <w:rtl w:val="0"/>
              </w:rPr>
              <w:t xml:space="preserve">LANE</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22">
            <w:pPr>
              <w:rPr/>
            </w:pPr>
            <w:r w:rsidDel="00000000" w:rsidR="00000000" w:rsidRPr="00000000">
              <w:rPr>
                <w:rFonts w:ascii="Courier New" w:cs="Courier New" w:eastAsia="Courier New" w:hAnsi="Courier New"/>
                <w:b w:val="1"/>
                <w:bCs w:val="1"/>
                <w:smallCaps w:val="1"/>
                <w:color w:val="f2ede4"/>
                <w:sz w:val="16"/>
                <w:szCs w:val="16"/>
                <w:rtl w:val="0"/>
              </w:rPr>
              <w:t xml:space="preserve">DONE WHEN</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0a0a0a"/>
                <w:sz w:val="19"/>
                <w:szCs w:val="19"/>
                <w:rtl w:val="0"/>
              </w:rPr>
              <w:t xml:space="preserve">Resolve: does the app track numbers, or not?</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0a0a0a"/>
                <w:sz w:val="19"/>
                <w:szCs w:val="19"/>
                <w:rtl w:val="0"/>
              </w:rPr>
              <w:t xml:space="preserve">BRAND + ENG</w:t>
            </w:r>
            <w:r w:rsidDel="00000000" w:rsidR="00000000" w:rsidRPr="00000000">
              <w:rPr>
                <w:rtl w:val="0"/>
              </w:rPr>
              <w:br w:type="textWrapping"/>
            </w:r>
            <w:r w:rsidDel="00000000" w:rsidR="00000000" w:rsidRPr="00000000">
              <w:rPr>
                <w:rFonts w:ascii="Courier New" w:cs="Courier New" w:eastAsia="Courier New" w:hAnsi="Courier New"/>
                <w:b w:val="1"/>
                <w:bCs w:val="1"/>
                <w:smallCaps w:val="1"/>
                <w:color w:val="b11f1f"/>
                <w:sz w:val="15"/>
                <w:szCs w:val="15"/>
                <w:rtl w:val="0"/>
              </w:rPr>
              <w:t xml:space="preserve">BLOCKER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1b1b1b"/>
                <w:sz w:val="19"/>
                <w:szCs w:val="19"/>
                <w:rtl w:val="0"/>
              </w:rPr>
              <w:t xml:space="preserve">One written answer. Every screen matches it. Free decision that unblocks FIG, design, and legal.</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0a0a0a"/>
                <w:sz w:val="19"/>
                <w:szCs w:val="19"/>
                <w:rtl w:val="0"/>
              </w:rPr>
              <w:t xml:space="preserve">Lock the beta MVP cut list</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0a0a0a"/>
                <w:sz w:val="19"/>
                <w:szCs w:val="19"/>
                <w:rtl w:val="0"/>
              </w:rPr>
              <w:t xml:space="preserve">BRAND + ENG</w:t>
            </w:r>
            <w:r w:rsidDel="00000000" w:rsidR="00000000" w:rsidRPr="00000000">
              <w:rPr>
                <w:rtl w:val="0"/>
              </w:rPr>
              <w:br w:type="textWrapping"/>
            </w:r>
            <w:r w:rsidDel="00000000" w:rsidR="00000000" w:rsidRPr="00000000">
              <w:rPr>
                <w:rFonts w:ascii="Courier New" w:cs="Courier New" w:eastAsia="Courier New" w:hAnsi="Courier New"/>
                <w:b w:val="1"/>
                <w:bCs w:val="1"/>
                <w:smallCaps w:val="1"/>
                <w:color w:val="b11f1f"/>
                <w:sz w:val="15"/>
                <w:szCs w:val="15"/>
                <w:rtl w:val="0"/>
              </w:rPr>
              <w:t xml:space="preserve">BLOCKER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color w:val="1b1b1b"/>
                <w:sz w:val="19"/>
                <w:szCs w:val="19"/>
                <w:rtl w:val="0"/>
              </w:rPr>
              <w:t xml:space="preserve">An “in” and “out” list, both signed. No payments, no store, no full analytics in beta.</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color w:val="0a0a0a"/>
                <w:sz w:val="19"/>
                <w:szCs w:val="19"/>
                <w:rtl w:val="0"/>
              </w:rPr>
              <w:t xml:space="preserve">Close FIG model / cost / data decision</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0a0a0a"/>
                <w:sz w:val="19"/>
                <w:szCs w:val="19"/>
                <w:rtl w:val="0"/>
              </w:rPr>
              <w:t xml:space="preserve">ENG</w:t>
            </w:r>
            <w:r w:rsidDel="00000000" w:rsidR="00000000" w:rsidRPr="00000000">
              <w:rPr>
                <w:rtl w:val="0"/>
              </w:rPr>
              <w:br w:type="textWrapping"/>
            </w:r>
            <w:r w:rsidDel="00000000" w:rsidR="00000000" w:rsidRPr="00000000">
              <w:rPr>
                <w:rFonts w:ascii="Courier New" w:cs="Courier New" w:eastAsia="Courier New" w:hAnsi="Courier New"/>
                <w:b w:val="1"/>
                <w:bCs w:val="1"/>
                <w:smallCaps w:val="1"/>
                <w:color w:val="b11f1f"/>
                <w:sz w:val="15"/>
                <w:szCs w:val="15"/>
                <w:rtl w:val="0"/>
              </w:rPr>
              <w:t xml:space="preserve">BLOCKER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1b1b1b"/>
                <w:sz w:val="19"/>
                <w:szCs w:val="19"/>
                <w:rtl w:val="0"/>
              </w:rPr>
              <w:t xml:space="preserve">A per-user FIG cost figure exists for the raise model.</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0a0a0a"/>
                <w:sz w:val="19"/>
                <w:szCs w:val="19"/>
                <w:rtl w:val="0"/>
              </w:rPr>
              <w:t xml:space="preserve">Confirm 3 lanes + decision rights (1 page)</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0a0a0a"/>
                <w:sz w:val="19"/>
                <w:szCs w:val="19"/>
                <w:rtl w:val="0"/>
              </w:rPr>
              <w:t xml:space="preserve">ALL</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1b1b1b"/>
                <w:sz w:val="19"/>
                <w:szCs w:val="19"/>
                <w:rtl w:val="0"/>
              </w:rPr>
              <w:t xml:space="preserve">Signed by all three, pinned to the board.</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0a0a0a"/>
                <w:sz w:val="19"/>
                <w:szCs w:val="19"/>
                <w:rtl w:val="0"/>
              </w:rPr>
              <w:t xml:space="preserve">Open clinical advisor outreach — start day 1</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0a0a0a"/>
                <w:sz w:val="19"/>
                <w:szCs w:val="19"/>
                <w:rtl w:val="0"/>
              </w:rPr>
              <w:t xml:space="preserve">BIZ</w:t>
            </w:r>
            <w:r w:rsidDel="00000000" w:rsidR="00000000" w:rsidRPr="00000000">
              <w:rPr>
                <w:rtl w:val="0"/>
              </w:rPr>
              <w:br w:type="textWrapping"/>
            </w:r>
            <w:r w:rsidDel="00000000" w:rsidR="00000000" w:rsidRPr="00000000">
              <w:rPr>
                <w:rFonts w:ascii="Courier New" w:cs="Courier New" w:eastAsia="Courier New" w:hAnsi="Courier New"/>
                <w:b w:val="1"/>
                <w:bCs w:val="1"/>
                <w:smallCaps w:val="1"/>
                <w:color w:val="b11f1f"/>
                <w:sz w:val="15"/>
                <w:szCs w:val="15"/>
                <w:rtl w:val="0"/>
              </w:rPr>
              <w:t xml:space="preserve">BLOCKER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1b1b1b"/>
                <w:sz w:val="19"/>
                <w:szCs w:val="19"/>
                <w:rtl w:val="0"/>
              </w:rPr>
              <w:t xml:space="preserve">Candidates contacted. This is the long pole; it starts first.</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0a0a0a"/>
                <w:sz w:val="19"/>
                <w:szCs w:val="19"/>
                <w:rtl w:val="0"/>
              </w:rPr>
              <w:t xml:space="preserve">File trademark (background, not a beta gate)</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0a0a0a"/>
                <w:sz w:val="19"/>
                <w:szCs w:val="19"/>
                <w:rtl w:val="0"/>
              </w:rPr>
              <w:t xml:space="preserve">BIZ</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1b1b1b"/>
                <w:sz w:val="19"/>
                <w:szCs w:val="19"/>
                <w:rtl w:val="0"/>
              </w:rPr>
              <w:t xml:space="preserve">HUNGER + FIG filed in apparel and software classes.</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1"/>
                <w:bCs w:val="1"/>
                <w:color w:val="0a0a0a"/>
                <w:sz w:val="19"/>
                <w:szCs w:val="19"/>
                <w:rtl w:val="0"/>
              </w:rPr>
              <w:t xml:space="preserve">Waitlist live + manifesto drafting begins</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0a0a0a"/>
                <w:sz w:val="19"/>
                <w:szCs w:val="19"/>
                <w:rtl w:val="0"/>
              </w:rPr>
              <w:t xml:space="preserve">BRAND</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1b1b1b"/>
                <w:sz w:val="19"/>
                <w:szCs w:val="19"/>
                <w:rtl w:val="0"/>
              </w:rPr>
              <w:t xml:space="preserve">Page capturing emails with a referral loop; first manifesto draft exists.</w:t>
            </w:r>
            <w:r w:rsidDel="00000000" w:rsidR="00000000" w:rsidRPr="00000000">
              <w:rPr>
                <w:rtl w:val="0"/>
              </w:rPr>
            </w:r>
          </w:p>
        </w:tc>
      </w:tr>
    </w:tbl>
    <w:p w:rsidR="00000000" w:rsidDel="00000000" w:rsidP="00000000" w:rsidRDefault="00000000" w:rsidRPr="00000000" w14:paraId="00000038">
      <w:pPr>
        <w:spacing w:after="20" w:before="320" w:lineRule="auto"/>
        <w:rPr/>
      </w:pPr>
      <w:r w:rsidDel="00000000" w:rsidR="00000000" w:rsidRPr="00000000">
        <w:rPr>
          <w:rFonts w:ascii="Courier New" w:cs="Courier New" w:eastAsia="Courier New" w:hAnsi="Courier New"/>
          <w:b w:val="1"/>
          <w:bCs w:val="1"/>
          <w:color w:val="b11f1f"/>
          <w:sz w:val="18"/>
          <w:szCs w:val="18"/>
          <w:rtl w:val="0"/>
        </w:rPr>
        <w:t xml:space="preserve">SPRINT 1  </w:t>
      </w:r>
      <w:r w:rsidDel="00000000" w:rsidR="00000000" w:rsidRPr="00000000">
        <w:rPr>
          <w:rFonts w:ascii="Arial Black" w:cs="Arial Black" w:eastAsia="Arial Black" w:hAnsi="Arial Black"/>
          <w:color w:val="0a0a0a"/>
          <w:sz w:val="24"/>
          <w:szCs w:val="24"/>
          <w:rtl w:val="0"/>
        </w:rPr>
        <w:t xml:space="preserve">Build &amp; De-risk</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Courier New" w:cs="Courier New" w:eastAsia="Courier New" w:hAnsi="Courier New"/>
          <w:smallCaps w:val="1"/>
          <w:color w:val="2a2a2a"/>
          <w:sz w:val="16"/>
          <w:szCs w:val="16"/>
          <w:rtl w:val="0"/>
        </w:rPr>
        <w:t xml:space="preserve">WEEKS 2–4</w:t>
      </w:r>
      <w:r w:rsidDel="00000000" w:rsidR="00000000" w:rsidRPr="00000000">
        <w:rPr>
          <w:rFonts w:ascii="Georgia" w:cs="Georgia" w:eastAsia="Georgia" w:hAnsi="Georgia"/>
          <w:i w:val="1"/>
          <w:iCs w:val="1"/>
          <w:color w:val="2a2a2a"/>
          <w:sz w:val="21"/>
          <w:szCs w:val="21"/>
          <w:rtl w:val="0"/>
        </w:rPr>
        <w:t xml:space="preserve">   All three lanes at once.</w:t>
      </w:r>
      <w:r w:rsidDel="00000000" w:rsidR="00000000" w:rsidRPr="00000000">
        <w:rPr>
          <w:rtl w:val="0"/>
        </w:rPr>
      </w:r>
    </w:p>
    <w:tbl>
      <w:tblPr>
        <w:tblStyle w:val="Table4"/>
        <w:tblW w:w="9360.0" w:type="dxa"/>
        <w:jc w:val="left"/>
        <w:tblBorders>
          <w:top w:color="d9d2c5" w:space="0" w:sz="2" w:val="single"/>
          <w:left w:color="d9d2c5" w:space="0" w:sz="2" w:val="single"/>
          <w:bottom w:color="d9d2c5" w:space="0" w:sz="2" w:val="single"/>
          <w:right w:color="d9d2c5" w:space="0" w:sz="2" w:val="single"/>
          <w:insideH w:color="d9d2c5" w:space="0" w:sz="2" w:val="single"/>
          <w:insideV w:color="d9d2c5" w:space="0" w:sz="2" w:val="single"/>
        </w:tblBorders>
        <w:tblLayout w:type="fixed"/>
        <w:tblLook w:val="0000"/>
      </w:tblPr>
      <w:tblGrid>
        <w:gridCol w:w="3400"/>
        <w:gridCol w:w="2200"/>
        <w:gridCol w:w="3760"/>
        <w:tblGridChange w:id="0">
          <w:tblGrid>
            <w:gridCol w:w="3400"/>
            <w:gridCol w:w="2200"/>
            <w:gridCol w:w="3760"/>
          </w:tblGrid>
        </w:tblGridChange>
      </w:tblGrid>
      <w:tr>
        <w:trPr>
          <w:cantSplit w:val="0"/>
          <w:tblHeader w:val="1"/>
        </w:trPr>
        <w:tc>
          <w:tcPr>
            <w:shd w:fill="0a0a0a" w:val="clear"/>
            <w:tcMar>
              <w:top w:w="90.0" w:type="dxa"/>
              <w:left w:w="130.0" w:type="dxa"/>
              <w:bottom w:w="90.0" w:type="dxa"/>
              <w:right w:w="130.0" w:type="dxa"/>
            </w:tcMar>
            <w:vAlign w:val="center"/>
          </w:tcPr>
          <w:p w:rsidR="00000000" w:rsidDel="00000000" w:rsidP="00000000" w:rsidRDefault="00000000" w:rsidRPr="00000000" w14:paraId="0000003A">
            <w:pPr>
              <w:rPr/>
            </w:pPr>
            <w:r w:rsidDel="00000000" w:rsidR="00000000" w:rsidRPr="00000000">
              <w:rPr>
                <w:rFonts w:ascii="Courier New" w:cs="Courier New" w:eastAsia="Courier New" w:hAnsi="Courier New"/>
                <w:b w:val="1"/>
                <w:bCs w:val="1"/>
                <w:smallCaps w:val="1"/>
                <w:color w:val="f2ede4"/>
                <w:sz w:val="16"/>
                <w:szCs w:val="16"/>
                <w:rtl w:val="0"/>
              </w:rPr>
              <w:t xml:space="preserve">CARD</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3B">
            <w:pPr>
              <w:rPr/>
            </w:pPr>
            <w:r w:rsidDel="00000000" w:rsidR="00000000" w:rsidRPr="00000000">
              <w:rPr>
                <w:rFonts w:ascii="Courier New" w:cs="Courier New" w:eastAsia="Courier New" w:hAnsi="Courier New"/>
                <w:b w:val="1"/>
                <w:bCs w:val="1"/>
                <w:smallCaps w:val="1"/>
                <w:color w:val="f2ede4"/>
                <w:sz w:val="16"/>
                <w:szCs w:val="16"/>
                <w:rtl w:val="0"/>
              </w:rPr>
              <w:t xml:space="preserve">LANE</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3C">
            <w:pPr>
              <w:rPr/>
            </w:pPr>
            <w:r w:rsidDel="00000000" w:rsidR="00000000" w:rsidRPr="00000000">
              <w:rPr>
                <w:rFonts w:ascii="Courier New" w:cs="Courier New" w:eastAsia="Courier New" w:hAnsi="Courier New"/>
                <w:b w:val="1"/>
                <w:bCs w:val="1"/>
                <w:smallCaps w:val="1"/>
                <w:color w:val="f2ede4"/>
                <w:sz w:val="16"/>
                <w:szCs w:val="16"/>
                <w:rtl w:val="0"/>
              </w:rPr>
              <w:t xml:space="preserve">DONE WHEN</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0a0a0a"/>
                <w:sz w:val="19"/>
                <w:szCs w:val="19"/>
                <w:rtl w:val="0"/>
              </w:rPr>
              <w:t xml:space="preserve">Build core loop: check-in + Verdict + Pattern</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0a0a0a"/>
                <w:sz w:val="19"/>
                <w:szCs w:val="19"/>
                <w:rtl w:val="0"/>
              </w:rPr>
              <w:t xml:space="preserve">ENG</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1b1b1b"/>
                <w:sz w:val="19"/>
                <w:szCs w:val="19"/>
                <w:rtl w:val="0"/>
              </w:rPr>
              <w:t xml:space="preserve">Tester gets a one-truth / one-action Verdict. Pattern shows relative bands — zero digits.</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0a0a0a"/>
                <w:sz w:val="19"/>
                <w:szCs w:val="19"/>
                <w:rtl w:val="0"/>
              </w:rPr>
              <w:t xml:space="preserve">Build Guardian + intake floors (safety — don’t rush)</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0a0a0a"/>
                <w:sz w:val="19"/>
                <w:szCs w:val="19"/>
                <w:rtl w:val="0"/>
              </w:rPr>
              <w:t xml:space="preserve">ENG</w:t>
            </w:r>
            <w:r w:rsidDel="00000000" w:rsidR="00000000" w:rsidRPr="00000000">
              <w:rPr>
                <w:rtl w:val="0"/>
              </w:rPr>
              <w:br w:type="textWrapping"/>
            </w:r>
            <w:r w:rsidDel="00000000" w:rsidR="00000000" w:rsidRPr="00000000">
              <w:rPr>
                <w:rFonts w:ascii="Courier New" w:cs="Courier New" w:eastAsia="Courier New" w:hAnsi="Courier New"/>
                <w:b w:val="1"/>
                <w:bCs w:val="1"/>
                <w:smallCaps w:val="1"/>
                <w:color w:val="b11f1f"/>
                <w:sz w:val="15"/>
                <w:szCs w:val="15"/>
                <w:rtl w:val="0"/>
              </w:rPr>
              <w:t xml:space="preserve">BLOCKER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1b1b1b"/>
                <w:sz w:val="19"/>
                <w:szCs w:val="19"/>
                <w:rtl w:val="0"/>
              </w:rPr>
              <w:t xml:space="preserve">Under-fueling alert fires correctly AND the advisor has reviewed the wording.</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color w:val="0a0a0a"/>
                <w:sz w:val="19"/>
                <w:szCs w:val="19"/>
                <w:rtl w:val="0"/>
              </w:rPr>
              <w:t xml:space="preserve">FIG system prompt v1 (voice + refusal logic)</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0a0a0a"/>
                <w:sz w:val="19"/>
                <w:szCs w:val="19"/>
                <w:rtl w:val="0"/>
              </w:rPr>
              <w:t xml:space="preserve">BRAND</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1b1b1b"/>
                <w:sz w:val="19"/>
                <w:szCs w:val="19"/>
                <w:rtl w:val="0"/>
              </w:rPr>
              <w:t xml:space="preserve">Versioned prompt with explicit refusal cases for restriction.</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0a0a0a"/>
                <w:sz w:val="19"/>
                <w:szCs w:val="19"/>
                <w:rtl w:val="0"/>
              </w:rPr>
              <w:t xml:space="preserve">Run the pre-raise growth motion (see Brand track)</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color w:val="0a0a0a"/>
                <w:sz w:val="19"/>
                <w:szCs w:val="19"/>
                <w:rtl w:val="0"/>
              </w:rPr>
              <w:t xml:space="preserve">BRAND</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1b1b1b"/>
                <w:sz w:val="19"/>
                <w:szCs w:val="19"/>
                <w:rtl w:val="0"/>
              </w:rPr>
              <w:t xml:space="preserve">Manifesto public, creators seeded, waitlist climbing toward 200+.</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0a0a0a"/>
                <w:sz w:val="19"/>
                <w:szCs w:val="19"/>
                <w:rtl w:val="0"/>
              </w:rPr>
              <w:t xml:space="preserve">Sign clinical advisor; advisor reviews FIG + Guardian</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color w:val="0a0a0a"/>
                <w:sz w:val="19"/>
                <w:szCs w:val="19"/>
                <w:rtl w:val="0"/>
              </w:rPr>
              <w:t xml:space="preserve">BIZ</w:t>
            </w:r>
            <w:r w:rsidDel="00000000" w:rsidR="00000000" w:rsidRPr="00000000">
              <w:rPr>
                <w:rtl w:val="0"/>
              </w:rPr>
              <w:br w:type="textWrapping"/>
            </w:r>
            <w:r w:rsidDel="00000000" w:rsidR="00000000" w:rsidRPr="00000000">
              <w:rPr>
                <w:rFonts w:ascii="Courier New" w:cs="Courier New" w:eastAsia="Courier New" w:hAnsi="Courier New"/>
                <w:b w:val="1"/>
                <w:bCs w:val="1"/>
                <w:smallCaps w:val="1"/>
                <w:color w:val="b11f1f"/>
                <w:sz w:val="15"/>
                <w:szCs w:val="15"/>
                <w:rtl w:val="0"/>
              </w:rPr>
              <w:t xml:space="preserve">BLOCKER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1b1b1b"/>
                <w:sz w:val="19"/>
                <w:szCs w:val="19"/>
                <w:rtl w:val="0"/>
              </w:rPr>
              <w:t xml:space="preserve">Advisor contracted and has read the FIG prompt + Guardian spec.</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1"/>
                <w:bCs w:val="1"/>
                <w:color w:val="0a0a0a"/>
                <w:sz w:val="19"/>
                <w:szCs w:val="19"/>
                <w:rtl w:val="0"/>
              </w:rPr>
              <w:t xml:space="preserve">Lean legal: ToS, privacy, 17+, AI disclaimer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0a0a0a"/>
                <w:sz w:val="19"/>
                <w:szCs w:val="19"/>
                <w:rtl w:val="0"/>
              </w:rPr>
              <w:t xml:space="preserve">BIZ</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1b1b1b"/>
                <w:sz w:val="19"/>
                <w:szCs w:val="19"/>
                <w:rtl w:val="0"/>
              </w:rPr>
              <w:t xml:space="preserve">Drafts in place; AI-coach liability posture documented.</w:t>
            </w:r>
            <w:r w:rsidDel="00000000" w:rsidR="00000000" w:rsidRPr="00000000">
              <w:rPr>
                <w:rtl w:val="0"/>
              </w:rPr>
            </w:r>
          </w:p>
        </w:tc>
      </w:tr>
    </w:tbl>
    <w:p w:rsidR="00000000" w:rsidDel="00000000" w:rsidP="00000000" w:rsidRDefault="00000000" w:rsidRPr="00000000" w14:paraId="0000004F">
      <w:pPr>
        <w:spacing w:after="20" w:before="320" w:lineRule="auto"/>
        <w:rPr/>
      </w:pPr>
      <w:r w:rsidDel="00000000" w:rsidR="00000000" w:rsidRPr="00000000">
        <w:rPr>
          <w:rFonts w:ascii="Courier New" w:cs="Courier New" w:eastAsia="Courier New" w:hAnsi="Courier New"/>
          <w:b w:val="1"/>
          <w:bCs w:val="1"/>
          <w:color w:val="b11f1f"/>
          <w:sz w:val="18"/>
          <w:szCs w:val="18"/>
          <w:rtl w:val="0"/>
        </w:rPr>
        <w:t xml:space="preserve">SPRINT 2  </w:t>
      </w:r>
      <w:r w:rsidDel="00000000" w:rsidR="00000000" w:rsidRPr="00000000">
        <w:rPr>
          <w:rFonts w:ascii="Arial Black" w:cs="Arial Black" w:eastAsia="Arial Black" w:hAnsi="Arial Black"/>
          <w:color w:val="0a0a0a"/>
          <w:sz w:val="24"/>
          <w:szCs w:val="24"/>
          <w:rtl w:val="0"/>
        </w:rPr>
        <w:t xml:space="preserve">Harden &amp; Beta</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Courier New" w:cs="Courier New" w:eastAsia="Courier New" w:hAnsi="Courier New"/>
          <w:smallCaps w:val="1"/>
          <w:color w:val="2a2a2a"/>
          <w:sz w:val="16"/>
          <w:szCs w:val="16"/>
          <w:rtl w:val="0"/>
        </w:rPr>
        <w:t xml:space="preserve">WEEKS 5–7</w:t>
      </w:r>
      <w:r w:rsidDel="00000000" w:rsidR="00000000" w:rsidRPr="00000000">
        <w:rPr>
          <w:rFonts w:ascii="Georgia" w:cs="Georgia" w:eastAsia="Georgia" w:hAnsi="Georgia"/>
          <w:i w:val="1"/>
          <w:iCs w:val="1"/>
          <w:color w:val="2a2a2a"/>
          <w:sz w:val="21"/>
          <w:szCs w:val="21"/>
          <w:rtl w:val="0"/>
        </w:rPr>
        <w:t xml:space="preserve">   Ship it — once it’s signed off.</w:t>
      </w:r>
      <w:r w:rsidDel="00000000" w:rsidR="00000000" w:rsidRPr="00000000">
        <w:rPr>
          <w:rtl w:val="0"/>
        </w:rPr>
      </w:r>
    </w:p>
    <w:tbl>
      <w:tblPr>
        <w:tblStyle w:val="Table5"/>
        <w:tblW w:w="9360.0" w:type="dxa"/>
        <w:jc w:val="left"/>
        <w:tblBorders>
          <w:top w:color="d9d2c5" w:space="0" w:sz="2" w:val="single"/>
          <w:left w:color="d9d2c5" w:space="0" w:sz="2" w:val="single"/>
          <w:bottom w:color="d9d2c5" w:space="0" w:sz="2" w:val="single"/>
          <w:right w:color="d9d2c5" w:space="0" w:sz="2" w:val="single"/>
          <w:insideH w:color="d9d2c5" w:space="0" w:sz="2" w:val="single"/>
          <w:insideV w:color="d9d2c5" w:space="0" w:sz="2" w:val="single"/>
        </w:tblBorders>
        <w:tblLayout w:type="fixed"/>
        <w:tblLook w:val="0000"/>
      </w:tblPr>
      <w:tblGrid>
        <w:gridCol w:w="3400"/>
        <w:gridCol w:w="2200"/>
        <w:gridCol w:w="3760"/>
        <w:tblGridChange w:id="0">
          <w:tblGrid>
            <w:gridCol w:w="3400"/>
            <w:gridCol w:w="2200"/>
            <w:gridCol w:w="3760"/>
          </w:tblGrid>
        </w:tblGridChange>
      </w:tblGrid>
      <w:tr>
        <w:trPr>
          <w:cantSplit w:val="0"/>
          <w:tblHeader w:val="1"/>
        </w:trPr>
        <w:tc>
          <w:tcPr>
            <w:shd w:fill="0a0a0a" w:val="clear"/>
            <w:tcMar>
              <w:top w:w="90.0" w:type="dxa"/>
              <w:left w:w="130.0" w:type="dxa"/>
              <w:bottom w:w="90.0" w:type="dxa"/>
              <w:right w:w="130.0" w:type="dxa"/>
            </w:tcMar>
            <w:vAlign w:val="center"/>
          </w:tcPr>
          <w:p w:rsidR="00000000" w:rsidDel="00000000" w:rsidP="00000000" w:rsidRDefault="00000000" w:rsidRPr="00000000" w14:paraId="00000051">
            <w:pPr>
              <w:rPr/>
            </w:pPr>
            <w:r w:rsidDel="00000000" w:rsidR="00000000" w:rsidRPr="00000000">
              <w:rPr>
                <w:rFonts w:ascii="Courier New" w:cs="Courier New" w:eastAsia="Courier New" w:hAnsi="Courier New"/>
                <w:b w:val="1"/>
                <w:bCs w:val="1"/>
                <w:smallCaps w:val="1"/>
                <w:color w:val="f2ede4"/>
                <w:sz w:val="16"/>
                <w:szCs w:val="16"/>
                <w:rtl w:val="0"/>
              </w:rPr>
              <w:t xml:space="preserve">CARD</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52">
            <w:pPr>
              <w:rPr/>
            </w:pPr>
            <w:r w:rsidDel="00000000" w:rsidR="00000000" w:rsidRPr="00000000">
              <w:rPr>
                <w:rFonts w:ascii="Courier New" w:cs="Courier New" w:eastAsia="Courier New" w:hAnsi="Courier New"/>
                <w:b w:val="1"/>
                <w:bCs w:val="1"/>
                <w:smallCaps w:val="1"/>
                <w:color w:val="f2ede4"/>
                <w:sz w:val="16"/>
                <w:szCs w:val="16"/>
                <w:rtl w:val="0"/>
              </w:rPr>
              <w:t xml:space="preserve">LANE</w:t>
            </w:r>
            <w:r w:rsidDel="00000000" w:rsidR="00000000" w:rsidRPr="00000000">
              <w:rPr>
                <w:rtl w:val="0"/>
              </w:rPr>
            </w:r>
          </w:p>
        </w:tc>
        <w:tc>
          <w:tcPr>
            <w:shd w:fill="0a0a0a" w:val="clear"/>
            <w:tcMar>
              <w:top w:w="90.0" w:type="dxa"/>
              <w:left w:w="130.0" w:type="dxa"/>
              <w:bottom w:w="90.0" w:type="dxa"/>
              <w:right w:w="130.0" w:type="dxa"/>
            </w:tcMar>
            <w:vAlign w:val="center"/>
          </w:tcPr>
          <w:p w:rsidR="00000000" w:rsidDel="00000000" w:rsidP="00000000" w:rsidRDefault="00000000" w:rsidRPr="00000000" w14:paraId="00000053">
            <w:pPr>
              <w:rPr/>
            </w:pPr>
            <w:r w:rsidDel="00000000" w:rsidR="00000000" w:rsidRPr="00000000">
              <w:rPr>
                <w:rFonts w:ascii="Courier New" w:cs="Courier New" w:eastAsia="Courier New" w:hAnsi="Courier New"/>
                <w:b w:val="1"/>
                <w:bCs w:val="1"/>
                <w:smallCaps w:val="1"/>
                <w:color w:val="f2ede4"/>
                <w:sz w:val="16"/>
                <w:szCs w:val="16"/>
                <w:rtl w:val="0"/>
              </w:rPr>
              <w:t xml:space="preserve">DONE WHEN</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0a0a0a"/>
                <w:sz w:val="19"/>
                <w:szCs w:val="19"/>
                <w:rtl w:val="0"/>
              </w:rPr>
              <w:t xml:space="preserve">Integrate FIG + internal QA</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0a0a0a"/>
                <w:sz w:val="19"/>
                <w:szCs w:val="19"/>
                <w:rtl w:val="0"/>
              </w:rPr>
              <w:t xml:space="preserve">ENG</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color w:val="1b1b1b"/>
                <w:sz w:val="19"/>
                <w:szCs w:val="19"/>
                <w:rtl w:val="0"/>
              </w:rPr>
              <w:t xml:space="preserve">Full beta loop works end-to-end internally.</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0a0a0a"/>
                <w:sz w:val="19"/>
                <w:szCs w:val="19"/>
                <w:rtl w:val="0"/>
              </w:rPr>
              <w:t xml:space="preserve">Red-team FIG + clinical sign-off (HARD GATE)</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0a0a0a"/>
                <w:sz w:val="19"/>
                <w:szCs w:val="19"/>
                <w:rtl w:val="0"/>
              </w:rPr>
              <w:t xml:space="preserve">ENG + BIZ</w:t>
            </w:r>
            <w:r w:rsidDel="00000000" w:rsidR="00000000" w:rsidRPr="00000000">
              <w:rPr>
                <w:rtl w:val="0"/>
              </w:rPr>
              <w:br w:type="textWrapping"/>
            </w:r>
            <w:r w:rsidDel="00000000" w:rsidR="00000000" w:rsidRPr="00000000">
              <w:rPr>
                <w:rFonts w:ascii="Courier New" w:cs="Courier New" w:eastAsia="Courier New" w:hAnsi="Courier New"/>
                <w:b w:val="1"/>
                <w:bCs w:val="1"/>
                <w:smallCaps w:val="1"/>
                <w:color w:val="b11f1f"/>
                <w:sz w:val="15"/>
                <w:szCs w:val="15"/>
                <w:rtl w:val="0"/>
              </w:rPr>
              <w:t xml:space="preserve">BLOCKER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1b1b1b"/>
                <w:sz w:val="19"/>
                <w:szCs w:val="19"/>
                <w:rtl w:val="0"/>
              </w:rPr>
              <w:t xml:space="preserve">Advisor signs off in writing that FIG is safe to ship to external users.</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0a0a0a"/>
                <w:sz w:val="19"/>
                <w:szCs w:val="19"/>
                <w:rtl w:val="0"/>
              </w:rPr>
              <w:t xml:space="preserve">Recruit + confirm 200 beta users</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0a0a0a"/>
                <w:sz w:val="19"/>
                <w:szCs w:val="19"/>
                <w:rtl w:val="0"/>
              </w:rPr>
              <w:t xml:space="preserve">BRAND</w:t>
            </w:r>
            <w:r w:rsidDel="00000000" w:rsidR="00000000" w:rsidRPr="00000000">
              <w:rPr>
                <w:rtl w:val="0"/>
              </w:rPr>
              <w:br w:type="textWrapping"/>
            </w:r>
            <w:r w:rsidDel="00000000" w:rsidR="00000000" w:rsidRPr="00000000">
              <w:rPr>
                <w:rFonts w:ascii="Courier New" w:cs="Courier New" w:eastAsia="Courier New" w:hAnsi="Courier New"/>
                <w:b w:val="1"/>
                <w:bCs w:val="1"/>
                <w:smallCaps w:val="1"/>
                <w:color w:val="b11f1f"/>
                <w:sz w:val="15"/>
                <w:szCs w:val="15"/>
                <w:rtl w:val="0"/>
              </w:rPr>
              <w:t xml:space="preserve">BLOCKER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1b1b1b"/>
                <w:sz w:val="19"/>
                <w:szCs w:val="19"/>
                <w:rtl w:val="0"/>
              </w:rPr>
              <w:t xml:space="preserve">200 confirmed from the waitlist, with access scheduled.</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color w:val="0a0a0a"/>
                <w:sz w:val="19"/>
                <w:szCs w:val="19"/>
                <w:rtl w:val="0"/>
              </w:rPr>
              <w:t xml:space="preserve">Beta logistics: TestFlight, onboarding, feedback</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0a0a0a"/>
                <w:sz w:val="19"/>
                <w:szCs w:val="19"/>
                <w:rtl w:val="0"/>
              </w:rPr>
              <w:t xml:space="preserve">BIZ</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1b1b1b"/>
                <w:sz w:val="19"/>
                <w:szCs w:val="19"/>
                <w:rtl w:val="0"/>
              </w:rPr>
              <w:t xml:space="preserve">Invite flow plus a way to capture retention and share behavior.</w:t>
            </w:r>
            <w:r w:rsidDel="00000000" w:rsidR="00000000" w:rsidRPr="00000000">
              <w:rPr>
                <w:rtl w:val="0"/>
              </w:rPr>
            </w:r>
          </w:p>
        </w:tc>
      </w:tr>
      <w:tr>
        <w:trPr>
          <w:cantSplit w:val="0"/>
          <w:tblHeader w:val="0"/>
        </w:trPr>
        <w:tc>
          <w:tcPr>
            <w:tcMar>
              <w:top w:w="100.0" w:type="dxa"/>
              <w:left w:w="130.0" w:type="dxa"/>
              <w:bottom w:w="100.0" w:type="dxa"/>
              <w:right w:w="13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color w:val="0a0a0a"/>
                <w:sz w:val="19"/>
                <w:szCs w:val="19"/>
                <w:rtl w:val="0"/>
              </w:rPr>
              <w:t xml:space="preserve">Ship closed beta to 200</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0a0a0a"/>
                <w:sz w:val="19"/>
                <w:szCs w:val="19"/>
                <w:rtl w:val="0"/>
              </w:rPr>
              <w:t xml:space="preserve">ALL</w:t>
            </w:r>
            <w:r w:rsidDel="00000000" w:rsidR="00000000" w:rsidRPr="00000000">
              <w:rPr>
                <w:rtl w:val="0"/>
              </w:rPr>
              <w:br w:type="textWrapping"/>
            </w:r>
            <w:r w:rsidDel="00000000" w:rsidR="00000000" w:rsidRPr="00000000">
              <w:rPr>
                <w:rFonts w:ascii="Courier New" w:cs="Courier New" w:eastAsia="Courier New" w:hAnsi="Courier New"/>
                <w:b w:val="1"/>
                <w:bCs w:val="1"/>
                <w:smallCaps w:val="1"/>
                <w:color w:val="b11f1f"/>
                <w:sz w:val="15"/>
                <w:szCs w:val="15"/>
                <w:rtl w:val="0"/>
              </w:rPr>
              <w:t xml:space="preserve">BLOCKER</w:t>
            </w:r>
            <w:r w:rsidDel="00000000" w:rsidR="00000000" w:rsidRPr="00000000">
              <w:rPr>
                <w:rtl w:val="0"/>
              </w:rPr>
            </w:r>
          </w:p>
        </w:tc>
        <w:tc>
          <w:tcPr>
            <w:tcMar>
              <w:top w:w="100.0" w:type="dxa"/>
              <w:left w:w="130.0" w:type="dxa"/>
              <w:bottom w:w="100.0" w:type="dxa"/>
              <w:right w:w="13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1b1b1b"/>
                <w:sz w:val="19"/>
                <w:szCs w:val="19"/>
                <w:rtl w:val="0"/>
              </w:rPr>
              <w:t xml:space="preserve">200 users have access. Gated on clinical sign-off.</w:t>
            </w:r>
            <w:r w:rsidDel="00000000" w:rsidR="00000000" w:rsidRPr="00000000">
              <w:rPr>
                <w:rtl w:val="0"/>
              </w:rPr>
            </w:r>
          </w:p>
        </w:tc>
      </w:tr>
    </w:tbl>
    <w:p w:rsidR="00000000" w:rsidDel="00000000" w:rsidP="00000000" w:rsidRDefault="00000000" w:rsidRPr="00000000" w14:paraId="00000063">
      <w:pPr>
        <w:spacing w:after="60" w:before="220" w:lineRule="auto"/>
        <w:rPr/>
      </w:pPr>
      <w:r w:rsidDel="00000000" w:rsidR="00000000" w:rsidRPr="00000000">
        <w:rPr>
          <w:rtl w:val="0"/>
        </w:rPr>
      </w:r>
    </w:p>
    <w:p w:rsidR="00000000" w:rsidDel="00000000" w:rsidP="00000000" w:rsidRDefault="00000000" w:rsidRPr="00000000" w14:paraId="00000064">
      <w:pPr>
        <w:spacing w:after="60" w:before="200" w:lineRule="auto"/>
        <w:rPr/>
      </w:pPr>
      <w:r w:rsidDel="00000000" w:rsidR="00000000" w:rsidRPr="00000000">
        <w:rPr>
          <w:rFonts w:ascii="Courier New" w:cs="Courier New" w:eastAsia="Courier New" w:hAnsi="Courier New"/>
          <w:b w:val="1"/>
          <w:bCs w:val="1"/>
          <w:smallCaps w:val="1"/>
          <w:color w:val="b11f1f"/>
          <w:sz w:val="16"/>
          <w:szCs w:val="16"/>
          <w:rtl w:val="0"/>
        </w:rPr>
        <w:t xml:space="preserve">— HOW THE 200 GET HERE — FOR FREE</w:t>
      </w:r>
      <w:r w:rsidDel="00000000" w:rsidR="00000000" w:rsidRPr="00000000">
        <w:rPr>
          <w:rtl w:val="0"/>
        </w:rPr>
      </w:r>
    </w:p>
    <w:p w:rsidR="00000000" w:rsidDel="00000000" w:rsidP="00000000" w:rsidRDefault="00000000" w:rsidRPr="00000000" w14:paraId="00000065">
      <w:pPr>
        <w:spacing w:after="100" w:before="260" w:lineRule="auto"/>
        <w:rPr/>
      </w:pPr>
      <w:r w:rsidDel="00000000" w:rsidR="00000000" w:rsidRPr="00000000">
        <w:rPr>
          <w:rFonts w:ascii="Arial Black" w:cs="Arial Black" w:eastAsia="Arial Black" w:hAnsi="Arial Black"/>
          <w:color w:val="0a0a0a"/>
          <w:sz w:val="26"/>
          <w:szCs w:val="26"/>
          <w:rtl w:val="0"/>
        </w:rPr>
        <w:t xml:space="preserve">Pre-raise growth, in one breath.</w:t>
      </w:r>
      <w:r w:rsidDel="00000000" w:rsidR="00000000" w:rsidRPr="00000000">
        <w:rPr>
          <w:rtl w:val="0"/>
        </w:rPr>
      </w:r>
    </w:p>
    <w:p w:rsidR="00000000" w:rsidDel="00000000" w:rsidP="00000000" w:rsidRDefault="00000000" w:rsidRPr="00000000" w14:paraId="00000066">
      <w:pPr>
        <w:spacing w:after="130" w:line="264" w:lineRule="auto"/>
        <w:rPr/>
      </w:pPr>
      <w:r w:rsidDel="00000000" w:rsidR="00000000" w:rsidRPr="00000000">
        <w:rPr>
          <w:rFonts w:ascii="Arial" w:cs="Arial" w:eastAsia="Arial" w:hAnsi="Arial"/>
          <w:b w:val="0"/>
          <w:bCs w:val="0"/>
          <w:color w:val="1b1b1b"/>
          <w:sz w:val="22"/>
          <w:szCs w:val="22"/>
          <w:rtl w:val="0"/>
        </w:rPr>
        <w:t xml:space="preserve">We can’t buy reach yet. Good — this brand was built to be repeated, not advertised. The full playbook lives in the Brand &amp; Growth track doc; the motion in short: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Arial" w:cs="Arial" w:eastAsia="Arial" w:hAnsi="Arial"/>
          <w:b w:val="0"/>
          <w:bCs w:val="0"/>
          <w:i w:val="0"/>
          <w:iCs w:val="0"/>
          <w:smallCaps w:val="0"/>
          <w:strike w:val="0"/>
          <w:color w:val="1b1b1b"/>
          <w:sz w:val="22"/>
          <w:szCs w:val="22"/>
          <w:u w:val="none"/>
          <w:shd w:fill="auto" w:val="clear"/>
          <w:vertAlign w:val="baseline"/>
          <w:rtl w:val="0"/>
        </w:rPr>
        <w:t xml:space="preserve">The manifesto is the product before the product — ship it as screenshot-bait on every surface.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Arial" w:cs="Arial" w:eastAsia="Arial" w:hAnsi="Arial"/>
          <w:b w:val="0"/>
          <w:bCs w:val="0"/>
          <w:i w:val="0"/>
          <w:iCs w:val="0"/>
          <w:smallCaps w:val="0"/>
          <w:strike w:val="0"/>
          <w:color w:val="1b1b1b"/>
          <w:sz w:val="22"/>
          <w:szCs w:val="22"/>
          <w:u w:val="none"/>
          <w:shd w:fill="auto" w:val="clear"/>
          <w:vertAlign w:val="baseline"/>
          <w:rtl w:val="0"/>
        </w:rPr>
        <w:t xml:space="preserve">Seed ~30 aligned mid-tier creators with the manifesto and a shirt — gift the flag, don’t buy the post.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Arial" w:cs="Arial" w:eastAsia="Arial" w:hAnsi="Arial"/>
          <w:b w:val="0"/>
          <w:bCs w:val="0"/>
          <w:i w:val="0"/>
          <w:iCs w:val="0"/>
          <w:smallCaps w:val="0"/>
          <w:strike w:val="0"/>
          <w:color w:val="1b1b1b"/>
          <w:sz w:val="22"/>
          <w:szCs w:val="22"/>
          <w:u w:val="none"/>
          <w:shd w:fill="auto" w:val="clear"/>
          <w:vertAlign w:val="baseline"/>
          <w:rtl w:val="0"/>
        </w:rPr>
        <w:t xml:space="preserve">Build in public — the build itself is the content, and it creates the founding cohort.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Arial" w:cs="Arial" w:eastAsia="Arial" w:hAnsi="Arial"/>
          <w:b w:val="0"/>
          <w:bCs w:val="0"/>
          <w:i w:val="0"/>
          <w:iCs w:val="0"/>
          <w:smallCaps w:val="0"/>
          <w:strike w:val="0"/>
          <w:color w:val="1b1b1b"/>
          <w:sz w:val="22"/>
          <w:szCs w:val="22"/>
          <w:u w:val="none"/>
          <w:shd w:fill="auto" w:val="clear"/>
          <w:vertAlign w:val="baseline"/>
          <w:rtl w:val="0"/>
        </w:rPr>
        <w:t xml:space="preserve">Make the waitlist a status object with a referral loop — a free viral motion baked into signup.</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Arial" w:cs="Arial" w:eastAsia="Arial" w:hAnsi="Arial"/>
          <w:b w:val="0"/>
          <w:bCs w:val="0"/>
          <w:i w:val="0"/>
          <w:iCs w:val="0"/>
          <w:smallCaps w:val="0"/>
          <w:strike w:val="0"/>
          <w:color w:val="1b1b1b"/>
          <w:sz w:val="22"/>
          <w:szCs w:val="22"/>
          <w:u w:val="none"/>
          <w:shd w:fill="auto" w:val="clear"/>
          <w:vertAlign w:val="baseline"/>
          <w:rtl w:val="0"/>
        </w:rPr>
        <w:t xml:space="preserve">Go IRL in one city — run club, gym sticker drops, shirts on real backs at meets.</w:t>
      </w:r>
    </w:p>
    <w:p w:rsidR="00000000" w:rsidDel="00000000" w:rsidP="00000000" w:rsidRDefault="00000000" w:rsidRPr="00000000" w14:paraId="0000006C">
      <w:pPr>
        <w:spacing w:after="60" w:befor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0a0a" w:space="0" w:sz="4" w:val="single"/>
              <w:left w:color="b11f1f" w:space="0" w:sz="28" w:val="single"/>
              <w:bottom w:color="0a0a0a" w:space="0" w:sz="4" w:val="single"/>
              <w:right w:color="0a0a0a" w:space="0" w:sz="4" w:val="single"/>
            </w:tcBorders>
            <w:shd w:fill="0a0a0a" w:val="clear"/>
            <w:tcMar>
              <w:top w:w="200.0" w:type="dxa"/>
              <w:left w:w="260.0" w:type="dxa"/>
              <w:bottom w:w="200.0" w:type="dxa"/>
              <w:right w:w="260.0" w:type="dxa"/>
            </w:tcMar>
          </w:tcPr>
          <w:p w:rsidR="00000000" w:rsidDel="00000000" w:rsidP="00000000" w:rsidRDefault="00000000" w:rsidRPr="00000000" w14:paraId="0000006D">
            <w:pPr>
              <w:spacing w:after="60" w:lineRule="auto"/>
              <w:rPr/>
            </w:pPr>
            <w:r w:rsidDel="00000000" w:rsidR="00000000" w:rsidRPr="00000000">
              <w:rPr>
                <w:rFonts w:ascii="Courier New" w:cs="Courier New" w:eastAsia="Courier New" w:hAnsi="Courier New"/>
                <w:b w:val="1"/>
                <w:bCs w:val="1"/>
                <w:smallCaps w:val="1"/>
                <w:color w:val="b11f1f"/>
                <w:sz w:val="16"/>
                <w:szCs w:val="16"/>
                <w:rtl w:val="0"/>
              </w:rPr>
              <w:t xml:space="preserve">— MILESTONE · WEEK 7–8</w:t>
            </w: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rFonts w:ascii="Arial Black" w:cs="Arial Black" w:eastAsia="Arial Black" w:hAnsi="Arial Black"/>
                <w:color w:val="f2ede4"/>
                <w:sz w:val="24"/>
                <w:szCs w:val="24"/>
                <w:rtl w:val="0"/>
              </w:rPr>
              <w:t xml:space="preserve">Beta = raise trigger</w:t>
            </w:r>
            <w:r w:rsidDel="00000000" w:rsidR="00000000" w:rsidRPr="00000000">
              <w:rPr>
                <w:rFonts w:ascii="Arial Black" w:cs="Arial Black" w:eastAsia="Arial Black" w:hAnsi="Arial Black"/>
                <w:b w:val="1"/>
                <w:bCs w:val="1"/>
                <w:color w:val="b11f1f"/>
                <w:sz w:val="24"/>
                <w:szCs w:val="24"/>
                <w:rtl w:val="0"/>
              </w:rPr>
              <w:t xml:space="preserve">.</w:t>
            </w:r>
            <w:r w:rsidDel="00000000" w:rsidR="00000000" w:rsidRPr="00000000">
              <w:rPr>
                <w:rtl w:val="0"/>
              </w:rPr>
            </w:r>
          </w:p>
          <w:p w:rsidR="00000000" w:rsidDel="00000000" w:rsidP="00000000" w:rsidRDefault="00000000" w:rsidRPr="00000000" w14:paraId="0000006F">
            <w:pPr>
              <w:spacing w:after="100" w:line="264" w:lineRule="auto"/>
              <w:rPr/>
            </w:pPr>
            <w:r w:rsidDel="00000000" w:rsidR="00000000" w:rsidRPr="00000000">
              <w:rPr>
                <w:rFonts w:ascii="Arial" w:cs="Arial" w:eastAsia="Arial" w:hAnsi="Arial"/>
                <w:color w:val="f2ede4"/>
                <w:sz w:val="22"/>
                <w:szCs w:val="22"/>
                <w:rtl w:val="0"/>
              </w:rPr>
              <w:t xml:space="preserve">200 engaged users with retention data — not 200 installs. The raise is triggered by signal: people coming back, people screenshotting the Verdict. 200 installs at 15% week-two retention isn’t a raise, it’s a diagnosis.</w:t>
            </w:r>
            <w:r w:rsidDel="00000000" w:rsidR="00000000" w:rsidRPr="00000000">
              <w:rPr>
                <w:rtl w:val="0"/>
              </w:rPr>
            </w:r>
          </w:p>
          <w:p w:rsidR="00000000" w:rsidDel="00000000" w:rsidP="00000000" w:rsidRDefault="00000000" w:rsidRPr="00000000" w14:paraId="00000070">
            <w:pPr>
              <w:spacing w:after="0" w:line="264" w:lineRule="auto"/>
              <w:rPr/>
            </w:pPr>
            <w:r w:rsidDel="00000000" w:rsidR="00000000" w:rsidRPr="00000000">
              <w:rPr>
                <w:rFonts w:ascii="Arial" w:cs="Arial" w:eastAsia="Arial" w:hAnsi="Arial"/>
                <w:color w:val="f2ede4"/>
                <w:sz w:val="22"/>
                <w:szCs w:val="22"/>
                <w:rtl w:val="0"/>
              </w:rPr>
              <w:t xml:space="preserve">Build the beta to measure the worldview working, because that is the thing we are actually selling to partners.</w:t>
            </w:r>
            <w:r w:rsidDel="00000000" w:rsidR="00000000" w:rsidRPr="00000000">
              <w:rPr>
                <w:rtl w:val="0"/>
              </w:rPr>
            </w:r>
          </w:p>
        </w:tc>
      </w:tr>
    </w:tbl>
    <w:p w:rsidR="00000000" w:rsidDel="00000000" w:rsidP="00000000" w:rsidRDefault="00000000" w:rsidRPr="00000000" w14:paraId="00000071">
      <w:pPr>
        <w:pBdr>
          <w:bottom w:color="b11f1f" w:space="1" w:sz="18" w:val="single"/>
        </w:pBdr>
        <w:spacing w:after="160" w:before="220" w:lineRule="auto"/>
        <w:rPr/>
      </w:pPr>
      <w:r w:rsidDel="00000000" w:rsidR="00000000" w:rsidRPr="00000000">
        <w:rPr>
          <w:rtl w:val="0"/>
        </w:rPr>
      </w:r>
    </w:p>
    <w:p w:rsidR="00000000" w:rsidDel="00000000" w:rsidP="00000000" w:rsidRDefault="00000000" w:rsidRPr="00000000" w14:paraId="00000072">
      <w:pPr>
        <w:spacing w:after="20" w:before="60" w:lineRule="auto"/>
        <w:rPr/>
      </w:pPr>
      <w:r w:rsidDel="00000000" w:rsidR="00000000" w:rsidRPr="00000000">
        <w:rPr>
          <w:rFonts w:ascii="Arial Black" w:cs="Arial Black" w:eastAsia="Arial Black" w:hAnsi="Arial Black"/>
          <w:color w:val="0a0a0a"/>
          <w:sz w:val="30"/>
          <w:szCs w:val="30"/>
          <w:rtl w:val="0"/>
        </w:rPr>
        <w:t xml:space="preserve">Stay hungry</w:t>
      </w:r>
      <w:r w:rsidDel="00000000" w:rsidR="00000000" w:rsidRPr="00000000">
        <w:rPr>
          <w:rFonts w:ascii="Arial Black" w:cs="Arial Black" w:eastAsia="Arial Black" w:hAnsi="Arial Black"/>
          <w:b w:val="1"/>
          <w:bCs w:val="1"/>
          <w:color w:val="b11f1f"/>
          <w:sz w:val="30"/>
          <w:szCs w:val="30"/>
          <w:rtl w:val="0"/>
        </w:rPr>
        <w:t xml:space="preserve">.</w:t>
      </w:r>
      <w:r w:rsidDel="00000000" w:rsidR="00000000" w:rsidRPr="00000000">
        <w:rPr>
          <w:rFonts w:ascii="Arial Black" w:cs="Arial Black" w:eastAsia="Arial Black" w:hAnsi="Arial Black"/>
          <w:color w:val="0a0a0a"/>
          <w:sz w:val="30"/>
          <w:szCs w:val="30"/>
          <w:rtl w:val="0"/>
        </w:rPr>
        <w:t xml:space="preserve">  Eat enough</w:t>
      </w:r>
      <w:r w:rsidDel="00000000" w:rsidR="00000000" w:rsidRPr="00000000">
        <w:rPr>
          <w:rFonts w:ascii="Arial Black" w:cs="Arial Black" w:eastAsia="Arial Black" w:hAnsi="Arial Black"/>
          <w:b w:val="1"/>
          <w:bCs w:val="1"/>
          <w:color w:val="b11f1f"/>
          <w:sz w:val="30"/>
          <w:szCs w:val="30"/>
          <w:rtl w:val="0"/>
        </w:rPr>
        <w:t xml:space="preserve">.</w:t>
      </w:r>
      <w:r w:rsidDel="00000000" w:rsidR="00000000" w:rsidRPr="00000000">
        <w:rPr>
          <w:rtl w:val="0"/>
        </w:rPr>
      </w:r>
    </w:p>
    <w:p w:rsidR="00000000" w:rsidDel="00000000" w:rsidP="00000000" w:rsidRDefault="00000000" w:rsidRPr="00000000" w14:paraId="00000073">
      <w:pPr>
        <w:spacing w:after="130" w:line="264" w:lineRule="auto"/>
        <w:rPr/>
      </w:pPr>
      <w:r w:rsidDel="00000000" w:rsidR="00000000" w:rsidRPr="00000000">
        <w:rPr>
          <w:rFonts w:ascii="Georgia" w:cs="Georgia" w:eastAsia="Georgia" w:hAnsi="Georgia"/>
          <w:i w:val="1"/>
          <w:iCs w:val="1"/>
          <w:color w:val="2a2a2a"/>
          <w:sz w:val="23"/>
          <w:szCs w:val="23"/>
          <w:rtl w:val="0"/>
        </w:rPr>
        <w:t xml:space="preserve">The brand is the rebellion. The product is the responsible adult underneath. The beta proves both.</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color="d9d2c5" w:space="6" w:sz="4" w:val="single"/>
      </w:pBdr>
      <w:tabs>
        <w:tab w:val="right" w:leader="none" w:pos="9360"/>
      </w:tabs>
      <w:rPr/>
    </w:pPr>
    <w:r w:rsidDel="00000000" w:rsidR="00000000" w:rsidRPr="00000000">
      <w:rPr>
        <w:rFonts w:ascii="Courier New" w:cs="Courier New" w:eastAsia="Courier New" w:hAnsi="Courier New"/>
        <w:color w:val="2a2a2a"/>
        <w:sz w:val="14"/>
        <w:szCs w:val="14"/>
        <w:rtl w:val="0"/>
      </w:rPr>
      <w:t xml:space="preserve">HUNGER</w:t>
    </w:r>
    <w:r w:rsidDel="00000000" w:rsidR="00000000" w:rsidRPr="00000000">
      <w:rPr>
        <w:rFonts w:ascii="Courier New" w:cs="Courier New" w:eastAsia="Courier New" w:hAnsi="Courier New"/>
        <w:b w:val="1"/>
        <w:bCs w:val="1"/>
        <w:color w:val="b11f1f"/>
        <w:sz w:val="14"/>
        <w:szCs w:val="14"/>
        <w:rtl w:val="0"/>
      </w:rPr>
      <w:t xml:space="preserve">.</w:t>
    </w:r>
    <w:r w:rsidDel="00000000" w:rsidR="00000000" w:rsidRPr="00000000">
      <w:rPr>
        <w:rFonts w:ascii="Courier New" w:cs="Courier New" w:eastAsia="Courier New" w:hAnsi="Courier New"/>
        <w:color w:val="2a2a2a"/>
        <w:sz w:val="14"/>
        <w:szCs w:val="14"/>
        <w:rtl w:val="0"/>
      </w:rPr>
      <w:t xml:space="preserve">  Beta Sprint Plan · Master · ConfidentialPage </w:t>
    </w:r>
    <w:r w:rsidDel="00000000" w:rsidR="00000000" w:rsidRPr="00000000">
      <w:rPr>
        <w:rFonts w:ascii="Courier New" w:cs="Courier New" w:eastAsia="Courier New" w:hAnsi="Courier New"/>
        <w:color w:val="2a2a2a"/>
        <w:sz w:val="14"/>
        <w:szCs w:val="1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0"/>
      </w:pPr>
      <w:rPr>
        <w:rFonts w:ascii="Arial" w:cs="Arial" w:eastAsia="Arial" w:hAnsi="Arial"/>
        <w:color w:val="b11f1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b1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b1b1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UFsAY4THI7RMHA5duCd0RHSiFA==">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