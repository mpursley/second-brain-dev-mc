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76"/>
          <w:szCs w:val="76"/>
          <w:rtl w:val="0"/>
        </w:rPr>
        <w:t xml:space="preserve">HUNGER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76"/>
          <w:szCs w:val="7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1"/>
          <w:color w:val="b11f1f"/>
          <w:sz w:val="16"/>
          <w:szCs w:val="16"/>
          <w:rtl w:val="0"/>
        </w:rPr>
        <w:t xml:space="preserve">— ENGINEERING &amp; BUILD TRACK · PRE-RAISE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32"/>
          <w:szCs w:val="32"/>
          <w:rtl w:val="0"/>
        </w:rPr>
        <w:t xml:space="preserve">A beta that proves the worldview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30" w:line="264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3"/>
          <w:szCs w:val="23"/>
          <w:rtl w:val="0"/>
        </w:rPr>
        <w:t xml:space="preserve">Owner: Matt — co-founder, CTO. Your job this phase: ship a beta that proves the worldview works. Move fast everywhere except the safety layer, which moves carefully on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5"/>
          <w:szCs w:val="15"/>
          <w:rtl w:val="0"/>
        </w:rPr>
        <w:t xml:space="preserve">CONFIDENTIAL · CO-FOUNDER TRACK · IN LINE WITH BETA SPRINT PLAN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11f1f" w:space="1" w:sz="18" w:val="single"/>
        </w:pBdr>
        <w:spacing w:after="2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1"/>
          <w:color w:val="b11f1f"/>
          <w:sz w:val="16"/>
          <w:szCs w:val="16"/>
          <w:rtl w:val="0"/>
        </w:rPr>
        <w:t xml:space="preserve">— YOUR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0" w:line="26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b1b1b"/>
          <w:sz w:val="22"/>
          <w:szCs w:val="22"/>
          <w:rtl w:val="0"/>
        </w:rPr>
        <w:t xml:space="preserve">Your speed is the team’s biggest asset and, on exactly two features, its biggest risk. Build the ritual and the value loop as fast as </w:t>
      </w:r>
      <w:sdt>
        <w:sdtPr>
          <w:id w:val="926985897"/>
          <w:tag w:val="goog_rdk_0"/>
        </w:sdtPr>
        <w:sdtContent>
          <w:ins w:author="Matt Pursley" w:id="0" w:date="2026-05-29T19:47:5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22"/>
                <w:szCs w:val="22"/>
                <w:rtl w:val="0"/>
              </w:rPr>
              <w:t xml:space="preserve">OWT </w:t>
            </w:r>
          </w:ins>
          <w:sdt>
            <w:sdtPr>
              <w:id w:val="-1538477535"/>
              <w:tag w:val="goog_rdk_1"/>
            </w:sdtPr>
            <w:sdtContent>
              <w:ins w:author="Matt Pursley" w:id="0" w:date="2026-05-29T19:47:58Z">
                <w:r w:rsidDel="00000000" w:rsidR="00000000" w:rsidRPr="00000000">
                  <w:rPr>
                    <w:rtl w:val="0"/>
                    <w:rPrChange w:author="Matt Pursley" w:id="1" w:date="2026-05-29T19:47:58Z">
                      <w:rPr>
                        <w:rFonts w:ascii="Arial" w:cs="Arial" w:eastAsia="Arial" w:hAnsi="Arial"/>
                        <w:b w:val="0"/>
                        <w:bCs w:val="0"/>
                        <w:color w:val="1b1b1b"/>
                        <w:sz w:val="22"/>
                        <w:szCs w:val="22"/>
                      </w:rPr>
                    </w:rPrChange>
                  </w:rPr>
                  <w:t xml:space="preserve">Code Agent </w:t>
                </w:r>
              </w:ins>
            </w:sdtContent>
          </w:sdt>
          <w:ins w:author="Matt Pursley" w:id="0" w:date="2026-05-29T19:47:58Z"/>
        </w:sdtContent>
      </w:sdt>
      <w:sdt>
        <w:sdtPr>
          <w:id w:val="1960689614"/>
          <w:tag w:val="goog_rdk_2"/>
        </w:sdtPr>
        <w:sdtContent>
          <w:del w:author="Matt Pursley" w:id="0" w:date="2026-05-29T19:47:58Z"/>
          <w:sdt>
            <w:sdtPr>
              <w:id w:val="688998689"/>
              <w:tag w:val="goog_rdk_3"/>
            </w:sdtPr>
            <w:sdtContent>
              <w:del w:author="Matt Pursley" w:id="0" w:date="2026-05-29T19:47:58Z">
                <w:r w:rsidDel="00000000" w:rsidR="00000000" w:rsidRPr="00000000">
                  <w:rPr>
                    <w:rtl w:val="0"/>
                    <w:rPrChange w:author="Matt Pursley" w:id="1" w:date="2026-05-29T19:47:58Z">
                      <w:rPr>
                        <w:rFonts w:ascii="Arial" w:cs="Arial" w:eastAsia="Arial" w:hAnsi="Arial"/>
                        <w:b w:val="0"/>
                        <w:bCs w:val="0"/>
                        <w:color w:val="1b1b1b"/>
                        <w:sz w:val="22"/>
                        <w:szCs w:val="22"/>
                      </w:rPr>
                    </w:rPrChange>
                  </w:rPr>
                  <w:delText xml:space="preserve">Claude Code</w:delText>
                </w:r>
              </w:del>
            </w:sdtContent>
          </w:sdt>
          <w:del w:author="Matt Pursley" w:id="0" w:date="2026-05-29T19:47:58Z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1b1b1b"/>
          <w:sz w:val="22"/>
          <w:szCs w:val="22"/>
          <w:rtl w:val="0"/>
        </w:rPr>
        <w:t xml:space="preserve"> lets you. Build FIG’s refusals and the Guardian like someone’s wellbeing depends on them — because it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26"/>
          <w:szCs w:val="26"/>
          <w:rtl w:val="0"/>
        </w:rPr>
        <w:t xml:space="preserve">Your tasks, by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0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Lock &amp; Unblock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 1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Decisions before a line of code.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884322528"/>
                <w:tag w:val="goog_rdk_4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Close the FIG model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/ data / cost decision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Chosen model + where health-adjacent data is processed + a per-user FIG cost figure, documented for the raise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Co-drive the numbers decision (technical read)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2133190981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Joint with Brand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Surface the toggle-vs-none build implications. One written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Co-sign the beta MVP cut list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840588346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Joint with Brand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Scoped to what’s buildable in ~3 weeks. In/out list 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Architecture spike + data-handling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Data model defined; processing locations and privacy-by-design documented.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1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Build &amp; De-risk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WEEKS 2–4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The loop, then the safety layer.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the daily check-in +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Energy / Mood / Sleep / Hunger / Joy in; one-truth, one-action Verdict out, in the brand 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the Pattern (relationships, not counts)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Weekly relationship bands render; zero digits anywhere.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Guardian + intake floors — careful pass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262398640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Advisor params from Biz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Under-fueling alert fires correctly; advisor has reviewed the wording.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Implement FIG v1 + chat surface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74122357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Prompt from Brand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FIG answers real training questions and refuses below the floor in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Numbers-toggle behavior (if app tracks)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Matches the discipline rules — never surfaced, never nudged — or marked N/A.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" w:before="32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11f1f"/>
          <w:sz w:val="18"/>
          <w:szCs w:val="18"/>
          <w:rtl w:val="0"/>
        </w:rPr>
        <w:t xml:space="preserve">SPRINT 2  </w:t>
      </w:r>
      <w:r w:rsidDel="00000000" w:rsidR="00000000" w:rsidRPr="00000000">
        <w:rPr>
          <w:rFonts w:ascii="Arial Black" w:cs="Arial Black" w:eastAsia="Arial Black" w:hAnsi="Arial Black"/>
          <w:color w:val="0a0a0a"/>
          <w:sz w:val="24"/>
          <w:szCs w:val="24"/>
          <w:rtl w:val="0"/>
        </w:rPr>
        <w:t xml:space="preserve">Harden &amp; 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ourier New" w:cs="Courier New" w:eastAsia="Courier New" w:hAnsi="Courier New"/>
          <w:smallCaps w:val="1"/>
          <w:color w:val="2a2a2a"/>
          <w:sz w:val="16"/>
          <w:szCs w:val="16"/>
          <w:rtl w:val="0"/>
        </w:rPr>
        <w:t xml:space="preserve">WEEKS 5–7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1"/>
          <w:szCs w:val="21"/>
          <w:rtl w:val="0"/>
        </w:rPr>
        <w:t xml:space="preserve">   Integrate, red-team, ship.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9d2c5" w:space="0" w:sz="2" w:val="single"/>
          <w:left w:color="d9d2c5" w:space="0" w:sz="2" w:val="single"/>
          <w:bottom w:color="d9d2c5" w:space="0" w:sz="2" w:val="single"/>
          <w:right w:color="d9d2c5" w:space="0" w:sz="2" w:val="single"/>
          <w:insideH w:color="d9d2c5" w:space="0" w:sz="2" w:val="single"/>
          <w:insideV w:color="d9d2c5" w:space="0" w:sz="2" w:val="single"/>
        </w:tblBorders>
        <w:tblLayout w:type="fixed"/>
        <w:tblLook w:val="0000"/>
      </w:tblPr>
      <w:tblGrid>
        <w:gridCol w:w="3500"/>
        <w:gridCol w:w="1300"/>
        <w:gridCol w:w="4560"/>
        <w:tblGridChange w:id="0">
          <w:tblGrid>
            <w:gridCol w:w="3500"/>
            <w:gridCol w:w="13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f2ede4"/>
                <w:sz w:val="16"/>
                <w:szCs w:val="16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Integrate FIG fully + internal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Full beta loop works end-to-end internally.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Support the FIG red-team; fix findings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212336851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a2a2a"/>
                    <w:sz w:val="15"/>
                    <w:szCs w:val="15"/>
                    <w:rtl w:val="0"/>
                  </w:rPr>
                  <w:t xml:space="preserve">↳ Joint with Biz + advisor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Adversarial cases logged and fixed so the advisor can sign 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Stand up the TestFlight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Invitees can install the beta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0a0a"/>
                <w:sz w:val="19"/>
                <w:szCs w:val="19"/>
                <w:rtl w:val="0"/>
              </w:rPr>
              <w:t xml:space="preserve">Build ethics-safe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a2a2a"/>
                <w:sz w:val="17"/>
                <w:szCs w:val="17"/>
                <w:rtl w:val="0"/>
              </w:rPr>
              <w:t xml:space="preserve">Wk 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b1b"/>
                <w:sz w:val="19"/>
                <w:szCs w:val="19"/>
                <w:rtl w:val="0"/>
              </w:rPr>
              <w:t xml:space="preserve">Captures week-2 retention + screenshot/share events — without surveillance creep.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2c5" w:space="0" w:sz="4" w:val="single"/>
              <w:left w:color="b11f1f" w:space="0" w:sz="28" w:val="single"/>
              <w:bottom w:color="d9d2c5" w:space="0" w:sz="4" w:val="single"/>
              <w:right w:color="d9d2c5" w:space="0" w:sz="4" w:val="single"/>
            </w:tcBorders>
            <w:shd w:fill="f2ede4" w:val="clear"/>
            <w:tcMar>
              <w:top w:w="200.0" w:type="dxa"/>
              <w:left w:w="260.0" w:type="dxa"/>
              <w:bottom w:w="200.0" w:type="dxa"/>
              <w:right w:w="26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mallCaps w:val="1"/>
                <w:color w:val="b11f1f"/>
                <w:sz w:val="16"/>
                <w:szCs w:val="16"/>
                <w:rtl w:val="0"/>
              </w:rPr>
              <w:t xml:space="preserve">— YOUR WATCH-OUT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00" w:lineRule="auto"/>
              <w:rPr/>
            </w:pPr>
            <w:r w:rsidDel="00000000" w:rsidR="00000000" w:rsidRPr="00000000">
              <w:rPr>
                <w:rFonts w:ascii="Arial Black" w:cs="Arial Black" w:eastAsia="Arial Black" w:hAnsi="Arial Black"/>
                <w:color w:val="1b1b1b"/>
                <w:sz w:val="24"/>
                <w:szCs w:val="24"/>
                <w:rtl w:val="0"/>
              </w:rPr>
              <w:t xml:space="preserve">Two features don’t get the fast pass</w:t>
            </w: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b11f1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FIG’s refusal logic and the Guardian ship red-teamed and advisor-signed, no matter how fast the rest comes together. Everything else — the ritual, the Verdict, the Pattern — fly.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b1b1b"/>
                <w:sz w:val="22"/>
                <w:szCs w:val="22"/>
                <w:rtl w:val="0"/>
              </w:rPr>
              <w:t xml:space="preserve">The one bug you can’t hotfix your way out of is the one that mishandles a recovering user. Treat the safety layer as the gate it is, not as a feature to optimize for velocity.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b11f1f" w:space="1" w:sz="18" w:val="single"/>
        </w:pBdr>
        <w:spacing w:after="16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60" w:lineRule="auto"/>
        <w:rPr/>
      </w:pPr>
      <w:r w:rsidDel="00000000" w:rsidR="00000000" w:rsidRPr="00000000">
        <w:rPr>
          <w:rFonts w:ascii="Arial Black" w:cs="Arial Black" w:eastAsia="Arial Black" w:hAnsi="Arial Black"/>
          <w:color w:val="0a0a0a"/>
          <w:sz w:val="28"/>
          <w:szCs w:val="28"/>
          <w:rtl w:val="0"/>
        </w:rPr>
        <w:t xml:space="preserve">Fast where it’s safe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b11f1f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30" w:line="264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a2a2a"/>
          <w:sz w:val="23"/>
          <w:szCs w:val="23"/>
          <w:rtl w:val="0"/>
        </w:rPr>
        <w:t xml:space="preserve">The worldview is only proven if the app both delights and protects. Ship both, or you’ve shipped neither.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 Pursley" w:id="0" w:date="2026-05-29T19:51:51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We... do need the data collection before Fig can function?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color="d9d2c5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  <w:rtl w:val="0"/>
      </w:rPr>
      <w:t xml:space="preserve">HUNGER</w:t>
    </w:r>
    <w:r w:rsidDel="00000000" w:rsidR="00000000" w:rsidRPr="00000000">
      <w:rPr>
        <w:rFonts w:ascii="Courier New" w:cs="Courier New" w:eastAsia="Courier New" w:hAnsi="Courier New"/>
        <w:b w:val="1"/>
        <w:bCs w:val="1"/>
        <w:color w:val="b11f1f"/>
        <w:sz w:val="14"/>
        <w:szCs w:val="14"/>
        <w:rtl w:val="0"/>
      </w:rPr>
      <w:t xml:space="preserve">.</w:t>
    </w: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  <w:rtl w:val="0"/>
      </w:rPr>
      <w:t xml:space="preserve">  Engineering &amp; Build Track · ConfidentialPage </w:t>
    </w:r>
    <w:r w:rsidDel="00000000" w:rsidR="00000000" w:rsidRPr="00000000">
      <w:rPr>
        <w:rFonts w:ascii="Courier New" w:cs="Courier New" w:eastAsia="Courier New" w:hAnsi="Courier New"/>
        <w:color w:val="2a2a2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b1b1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l+cKFqIZynl4QQuUMEKrBZ9yw==">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