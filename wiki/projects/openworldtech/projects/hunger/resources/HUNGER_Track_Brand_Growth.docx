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pPr>
      <w:r w:rsidDel="00000000" w:rsidR="00000000" w:rsidRPr="00000000">
        <w:rPr>
          <w:rFonts w:ascii="Arial Black" w:cs="Arial Black" w:eastAsia="Arial Black" w:hAnsi="Arial Black"/>
          <w:color w:val="0a0a0a"/>
          <w:sz w:val="76"/>
          <w:szCs w:val="76"/>
          <w:rtl w:val="0"/>
        </w:rPr>
        <w:t xml:space="preserve">HUNGER</w:t>
      </w:r>
      <w:r w:rsidDel="00000000" w:rsidR="00000000" w:rsidRPr="00000000">
        <w:rPr>
          <w:rFonts w:ascii="Arial Black" w:cs="Arial Black" w:eastAsia="Arial Black" w:hAnsi="Arial Black"/>
          <w:b w:val="1"/>
          <w:bCs w:val="1"/>
          <w:color w:val="b11f1f"/>
          <w:sz w:val="76"/>
          <w:szCs w:val="76"/>
          <w:rtl w:val="0"/>
        </w:rPr>
        <w:t xml:space="preserve">.</w:t>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BRAND &amp; GROWTH TRACK · PRE-RAISE</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Fonts w:ascii="Arial Black" w:cs="Arial Black" w:eastAsia="Arial Black" w:hAnsi="Arial Black"/>
          <w:color w:val="0a0a0a"/>
          <w:sz w:val="32"/>
          <w:szCs w:val="32"/>
          <w:rtl w:val="0"/>
        </w:rPr>
        <w:t xml:space="preserve">Make the worldview travel for free</w:t>
      </w:r>
      <w:r w:rsidDel="00000000" w:rsidR="00000000" w:rsidRPr="00000000">
        <w:rPr>
          <w:rFonts w:ascii="Arial Black" w:cs="Arial Black" w:eastAsia="Arial Black" w:hAnsi="Arial Black"/>
          <w:b w:val="1"/>
          <w:bCs w:val="1"/>
          <w:color w:val="b11f1f"/>
          <w:sz w:val="32"/>
          <w:szCs w:val="32"/>
          <w:rtl w:val="0"/>
        </w:rPr>
        <w:t xml:space="preserve">.</w:t>
      </w:r>
      <w:r w:rsidDel="00000000" w:rsidR="00000000" w:rsidRPr="00000000">
        <w:rPr>
          <w:rtl w:val="0"/>
        </w:rPr>
      </w:r>
    </w:p>
    <w:p w:rsidR="00000000" w:rsidDel="00000000" w:rsidP="00000000" w:rsidRDefault="00000000" w:rsidRPr="00000000" w14:paraId="00000004">
      <w:pPr>
        <w:spacing w:after="130" w:line="264" w:lineRule="auto"/>
        <w:rPr/>
      </w:pPr>
      <w:r w:rsidDel="00000000" w:rsidR="00000000" w:rsidRPr="00000000">
        <w:rPr>
          <w:rFonts w:ascii="Georgia" w:cs="Georgia" w:eastAsia="Georgia" w:hAnsi="Georgia"/>
          <w:i w:val="1"/>
          <w:iCs w:val="1"/>
          <w:color w:val="2a2a2a"/>
          <w:sz w:val="23"/>
          <w:szCs w:val="23"/>
          <w:rtl w:val="0"/>
        </w:rPr>
        <w:t xml:space="preserve">Owner: </w:t>
      </w:r>
      <w:sdt>
        <w:sdtPr>
          <w:id w:val="1801493196"/>
          <w:tag w:val="goog_rdk_0"/>
        </w:sdtPr>
        <w:sdtContent>
          <w:ins w:author="Matt Pursley" w:id="0" w:date="2026-05-29T19:46:53Z">
            <w:r w:rsidDel="00000000" w:rsidR="00000000" w:rsidRPr="00000000">
              <w:rPr>
                <w:rFonts w:ascii="Georgia" w:cs="Georgia" w:eastAsia="Georgia" w:hAnsi="Georgia"/>
                <w:i w:val="1"/>
                <w:iCs w:val="1"/>
                <w:color w:val="2a2a2a"/>
                <w:sz w:val="23"/>
                <w:szCs w:val="23"/>
                <w:rtl w:val="0"/>
              </w:rPr>
              <w:t xml:space="preserve">Josh — c</w:t>
            </w:r>
          </w:ins>
        </w:sdtContent>
      </w:sdt>
      <w:sdt>
        <w:sdtPr>
          <w:id w:val="1688503305"/>
          <w:tag w:val="goog_rdk_1"/>
        </w:sdtPr>
        <w:sdtContent>
          <w:del w:author="Matt Pursley" w:id="0" w:date="2026-05-29T19:46:53Z">
            <w:r w:rsidDel="00000000" w:rsidR="00000000" w:rsidRPr="00000000">
              <w:rPr>
                <w:rFonts w:ascii="Georgia" w:cs="Georgia" w:eastAsia="Georgia" w:hAnsi="Georgia"/>
                <w:i w:val="1"/>
                <w:iCs w:val="1"/>
                <w:color w:val="2a2a2a"/>
                <w:sz w:val="23"/>
                <w:szCs w:val="23"/>
                <w:rtl w:val="0"/>
              </w:rPr>
              <w:delText xml:space="preserve">C</w:delText>
            </w:r>
          </w:del>
        </w:sdtContent>
      </w:sdt>
      <w:r w:rsidDel="00000000" w:rsidR="00000000" w:rsidRPr="00000000">
        <w:rPr>
          <w:rFonts w:ascii="Georgia" w:cs="Georgia" w:eastAsia="Georgia" w:hAnsi="Georgia"/>
          <w:i w:val="1"/>
          <w:iCs w:val="1"/>
          <w:color w:val="2a2a2a"/>
          <w:sz w:val="23"/>
          <w:szCs w:val="23"/>
          <w:rtl w:val="0"/>
        </w:rPr>
        <w:t xml:space="preserve">o-founder</w:t>
      </w:r>
      <w:sdt>
        <w:sdtPr>
          <w:id w:val="474663079"/>
          <w:tag w:val="goog_rdk_2"/>
        </w:sdtPr>
        <w:sdtContent>
          <w:ins w:author="Matt Pursley" w:id="1" w:date="2026-05-29T19:47:02Z">
            <w:r w:rsidDel="00000000" w:rsidR="00000000" w:rsidRPr="00000000">
              <w:rPr>
                <w:rFonts w:ascii="Georgia" w:cs="Georgia" w:eastAsia="Georgia" w:hAnsi="Georgia"/>
                <w:i w:val="1"/>
                <w:iCs w:val="1"/>
                <w:color w:val="2a2a2a"/>
                <w:sz w:val="23"/>
                <w:szCs w:val="23"/>
                <w:rtl w:val="0"/>
              </w:rPr>
              <w:t xml:space="preserve">,</w:t>
            </w:r>
          </w:ins>
        </w:sdtContent>
      </w:sdt>
      <w:sdt>
        <w:sdtPr>
          <w:id w:val="1694221419"/>
          <w:tag w:val="goog_rdk_3"/>
        </w:sdtPr>
        <w:sdtContent>
          <w:del w:author="Matt Pursley" w:id="1" w:date="2026-05-29T19:47:02Z">
            <w:r w:rsidDel="00000000" w:rsidR="00000000" w:rsidRPr="00000000">
              <w:rPr>
                <w:rFonts w:ascii="Georgia" w:cs="Georgia" w:eastAsia="Georgia" w:hAnsi="Georgia"/>
                <w:i w:val="1"/>
                <w:iCs w:val="1"/>
                <w:color w:val="2a2a2a"/>
                <w:sz w:val="23"/>
                <w:szCs w:val="23"/>
                <w:rtl w:val="0"/>
              </w:rPr>
              <w:delText xml:space="preserve"> —</w:delText>
            </w:r>
          </w:del>
        </w:sdtContent>
      </w:sdt>
      <w:r w:rsidDel="00000000" w:rsidR="00000000" w:rsidRPr="00000000">
        <w:rPr>
          <w:rFonts w:ascii="Georgia" w:cs="Georgia" w:eastAsia="Georgia" w:hAnsi="Georgia"/>
          <w:i w:val="1"/>
          <w:iCs w:val="1"/>
          <w:color w:val="2a2a2a"/>
          <w:sz w:val="23"/>
          <w:szCs w:val="23"/>
          <w:rtl w:val="0"/>
        </w:rPr>
        <w:t xml:space="preserve"> marketing, branding &amp; product direction. Your job this phase: lock the product’s voice, write FIG’s spine, and build the 200-person audience without spending a dollar.</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Fonts w:ascii="Courier New" w:cs="Courier New" w:eastAsia="Courier New" w:hAnsi="Courier New"/>
          <w:smallCaps w:val="1"/>
          <w:color w:val="2a2a2a"/>
          <w:sz w:val="15"/>
          <w:szCs w:val="15"/>
          <w:rtl w:val="0"/>
        </w:rPr>
        <w:t xml:space="preserve">CONFIDENTIAL · CO-FOUNDER TRACK · IN LINE WITH BETA SPRINT PLAN V2</w:t>
      </w:r>
      <w:r w:rsidDel="00000000" w:rsidR="00000000" w:rsidRPr="00000000">
        <w:rPr>
          <w:rtl w:val="0"/>
        </w:rPr>
      </w:r>
    </w:p>
    <w:p w:rsidR="00000000" w:rsidDel="00000000" w:rsidP="00000000" w:rsidRDefault="00000000" w:rsidRPr="00000000" w14:paraId="00000006">
      <w:pPr>
        <w:pBdr>
          <w:bottom w:color="b11f1f" w:space="1" w:sz="18" w:val="single"/>
        </w:pBdr>
        <w:spacing w:after="220" w:before="160" w:lineRule="auto"/>
        <w:rPr/>
      </w:pP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YOUR MANDATE</w:t>
      </w:r>
      <w:r w:rsidDel="00000000" w:rsidR="00000000" w:rsidRPr="00000000">
        <w:rPr>
          <w:rtl w:val="0"/>
        </w:rPr>
      </w:r>
    </w:p>
    <w:p w:rsidR="00000000" w:rsidDel="00000000" w:rsidP="00000000" w:rsidRDefault="00000000" w:rsidRPr="00000000" w14:paraId="00000008">
      <w:pPr>
        <w:spacing w:after="130" w:line="264" w:lineRule="auto"/>
        <w:rPr/>
      </w:pPr>
      <w:r w:rsidDel="00000000" w:rsidR="00000000" w:rsidRPr="00000000">
        <w:rPr>
          <w:rFonts w:ascii="Arial" w:cs="Arial" w:eastAsia="Arial" w:hAnsi="Arial"/>
          <w:b w:val="0"/>
          <w:bCs w:val="0"/>
          <w:color w:val="1b1b1b"/>
          <w:sz w:val="22"/>
          <w:szCs w:val="22"/>
          <w:rtl w:val="0"/>
        </w:rPr>
        <w:t xml:space="preserve">Two of the three things that gate this whole phase are yours: the audience, and FIG’s voice. Engineering can’t out-run a beta with no one to put it in front of, and FIG can’t ship without a prompt that has a spine. Both are on you.</w:t>
      </w:r>
      <w:r w:rsidDel="00000000" w:rsidR="00000000" w:rsidRPr="00000000">
        <w:rPr>
          <w:rtl w:val="0"/>
        </w:rPr>
      </w:r>
    </w:p>
    <w:p w:rsidR="00000000" w:rsidDel="00000000" w:rsidP="00000000" w:rsidRDefault="00000000" w:rsidRPr="00000000" w14:paraId="00000009">
      <w:pPr>
        <w:spacing w:after="100" w:before="260" w:lineRule="auto"/>
        <w:rPr/>
      </w:pPr>
      <w:r w:rsidDel="00000000" w:rsidR="00000000" w:rsidRPr="00000000">
        <w:rPr>
          <w:rFonts w:ascii="Arial Black" w:cs="Arial Black" w:eastAsia="Arial Black" w:hAnsi="Arial Black"/>
          <w:color w:val="0a0a0a"/>
          <w:sz w:val="26"/>
          <w:szCs w:val="26"/>
          <w:rtl w:val="0"/>
        </w:rPr>
        <w:t xml:space="preserve">Your tasks, by sprint.</w:t>
      </w:r>
      <w:r w:rsidDel="00000000" w:rsidR="00000000" w:rsidRPr="00000000">
        <w:rPr>
          <w:rtl w:val="0"/>
        </w:rPr>
      </w:r>
    </w:p>
    <w:p w:rsidR="00000000" w:rsidDel="00000000" w:rsidP="00000000" w:rsidRDefault="00000000" w:rsidRPr="00000000" w14:paraId="0000000A">
      <w:pPr>
        <w:spacing w:after="20" w:before="320" w:lineRule="auto"/>
        <w:rPr/>
      </w:pPr>
      <w:r w:rsidDel="00000000" w:rsidR="00000000" w:rsidRPr="00000000">
        <w:rPr>
          <w:rFonts w:ascii="Courier New" w:cs="Courier New" w:eastAsia="Courier New" w:hAnsi="Courier New"/>
          <w:b w:val="1"/>
          <w:bCs w:val="1"/>
          <w:color w:val="b11f1f"/>
          <w:sz w:val="18"/>
          <w:szCs w:val="18"/>
          <w:rtl w:val="0"/>
        </w:rPr>
        <w:t xml:space="preserve">SPRINT 0  </w:t>
      </w:r>
      <w:r w:rsidDel="00000000" w:rsidR="00000000" w:rsidRPr="00000000">
        <w:rPr>
          <w:rFonts w:ascii="Arial Black" w:cs="Arial Black" w:eastAsia="Arial Black" w:hAnsi="Arial Black"/>
          <w:color w:val="0a0a0a"/>
          <w:sz w:val="24"/>
          <w:szCs w:val="24"/>
          <w:rtl w:val="0"/>
        </w:rPr>
        <w:t xml:space="preserve">Lock &amp; Unblock</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ourier New" w:cs="Courier New" w:eastAsia="Courier New" w:hAnsi="Courier New"/>
          <w:smallCaps w:val="1"/>
          <w:color w:val="2a2a2a"/>
          <w:sz w:val="16"/>
          <w:szCs w:val="16"/>
          <w:rtl w:val="0"/>
        </w:rPr>
        <w:t xml:space="preserve">WEEK 1</w:t>
      </w:r>
      <w:r w:rsidDel="00000000" w:rsidR="00000000" w:rsidRPr="00000000">
        <w:rPr>
          <w:rFonts w:ascii="Georgia" w:cs="Georgia" w:eastAsia="Georgia" w:hAnsi="Georgia"/>
          <w:i w:val="1"/>
          <w:iCs w:val="1"/>
          <w:color w:val="2a2a2a"/>
          <w:sz w:val="21"/>
          <w:szCs w:val="21"/>
          <w:rtl w:val="0"/>
        </w:rPr>
        <w:t xml:space="preserve">   Decisions and groundwork.</w:t>
      </w:r>
      <w:r w:rsidDel="00000000" w:rsidR="00000000" w:rsidRPr="00000000">
        <w:rPr>
          <w:rtl w:val="0"/>
        </w:rPr>
      </w:r>
    </w:p>
    <w:tbl>
      <w:tblPr>
        <w:tblStyle w:val="Table1"/>
        <w:tblW w:w="9360.0" w:type="dxa"/>
        <w:jc w:val="left"/>
        <w:tblBorders>
          <w:top w:color="d9d2c5" w:space="0" w:sz="2" w:val="single"/>
          <w:left w:color="d9d2c5" w:space="0" w:sz="2" w:val="single"/>
          <w:bottom w:color="d9d2c5" w:space="0" w:sz="2" w:val="single"/>
          <w:right w:color="d9d2c5" w:space="0" w:sz="2" w:val="single"/>
          <w:insideH w:color="d9d2c5" w:space="0" w:sz="2" w:val="single"/>
          <w:insideV w:color="d9d2c5" w:space="0" w:sz="2" w:val="single"/>
        </w:tblBorders>
        <w:tblLayout w:type="fixed"/>
        <w:tblLook w:val="0000"/>
      </w:tblPr>
      <w:tblGrid>
        <w:gridCol w:w="3500"/>
        <w:gridCol w:w="1300"/>
        <w:gridCol w:w="4560"/>
        <w:tblGridChange w:id="0">
          <w:tblGrid>
            <w:gridCol w:w="3500"/>
            <w:gridCol w:w="1300"/>
            <w:gridCol w:w="4560"/>
          </w:tblGrid>
        </w:tblGridChange>
      </w:tblGrid>
      <w:tr>
        <w:trPr>
          <w:cantSplit w:val="0"/>
          <w:tblHeader w:val="1"/>
        </w:trPr>
        <w:tc>
          <w:tcPr>
            <w:shd w:fill="0a0a0a" w:val="clear"/>
            <w:tcMar>
              <w:top w:w="90.0" w:type="dxa"/>
              <w:left w:w="130.0" w:type="dxa"/>
              <w:bottom w:w="90.0" w:type="dxa"/>
              <w:right w:w="130.0" w:type="dxa"/>
            </w:tcMar>
            <w:vAlign w:val="center"/>
          </w:tcPr>
          <w:p w:rsidR="00000000" w:rsidDel="00000000" w:rsidP="00000000" w:rsidRDefault="00000000" w:rsidRPr="00000000" w14:paraId="0000000C">
            <w:pPr>
              <w:rPr/>
            </w:pPr>
            <w:r w:rsidDel="00000000" w:rsidR="00000000" w:rsidRPr="00000000">
              <w:rPr>
                <w:rFonts w:ascii="Courier New" w:cs="Courier New" w:eastAsia="Courier New" w:hAnsi="Courier New"/>
                <w:b w:val="1"/>
                <w:bCs w:val="1"/>
                <w:smallCaps w:val="1"/>
                <w:color w:val="f2ede4"/>
                <w:sz w:val="16"/>
                <w:szCs w:val="16"/>
                <w:rtl w:val="0"/>
              </w:rPr>
              <w:t xml:space="preserve">TASK</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0D">
            <w:pPr>
              <w:rPr/>
            </w:pPr>
            <w:r w:rsidDel="00000000" w:rsidR="00000000" w:rsidRPr="00000000">
              <w:rPr>
                <w:rFonts w:ascii="Courier New" w:cs="Courier New" w:eastAsia="Courier New" w:hAnsi="Courier New"/>
                <w:b w:val="1"/>
                <w:bCs w:val="1"/>
                <w:smallCaps w:val="1"/>
                <w:color w:val="f2ede4"/>
                <w:sz w:val="16"/>
                <w:szCs w:val="16"/>
                <w:rtl w:val="0"/>
              </w:rPr>
              <w:t xml:space="preserve">WHEN</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0E">
            <w:pPr>
              <w:rPr/>
            </w:pPr>
            <w:r w:rsidDel="00000000" w:rsidR="00000000" w:rsidRPr="00000000">
              <w:rPr>
                <w:rFonts w:ascii="Courier New" w:cs="Courier New" w:eastAsia="Courier New" w:hAnsi="Courier New"/>
                <w:b w:val="1"/>
                <w:bCs w:val="1"/>
                <w:smallCaps w:val="1"/>
                <w:color w:val="f2ede4"/>
                <w:sz w:val="16"/>
                <w:szCs w:val="16"/>
                <w:rtl w:val="0"/>
              </w:rPr>
              <w:t xml:space="preserve">DONE WHEN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0a0a0a"/>
                <w:sz w:val="19"/>
                <w:szCs w:val="19"/>
                <w:rtl w:val="0"/>
              </w:rPr>
              <w:t xml:space="preserve">Co-drive the numbers decision</w:t>
            </w:r>
            <w:r w:rsidDel="00000000" w:rsidR="00000000" w:rsidRPr="00000000">
              <w:rPr>
                <w:rtl w:val="0"/>
              </w:rPr>
              <w:br w:type="textWrapping"/>
            </w:r>
            <w:sdt>
              <w:sdtPr>
                <w:id w:val="658884372"/>
                <w:tag w:val="goog_rdk_4"/>
              </w:sdtPr>
              <w:sdtContent>
                <w:r w:rsidDel="00000000" w:rsidR="00000000" w:rsidRPr="00000000">
                  <w:rPr>
                    <w:rFonts w:ascii="Fira Mono" w:cs="Fira Mono" w:eastAsia="Fira Mono" w:hAnsi="Fira Mono"/>
                    <w:color w:val="2a2a2a"/>
                    <w:sz w:val="15"/>
                    <w:szCs w:val="15"/>
                    <w:rtl w:val="0"/>
                  </w:rPr>
                  <w:t xml:space="preserve">↳ Joint with Engineering</w:t>
                </w:r>
              </w:sdtContent>
            </w:sdt>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0">
            <w:pPr>
              <w:rPr/>
            </w:pPr>
            <w:r w:rsidDel="00000000" w:rsidR="00000000" w:rsidRPr="00000000">
              <w:rPr>
                <w:rFonts w:ascii="Courier New" w:cs="Courier New" w:eastAsia="Courier New" w:hAnsi="Courier New"/>
                <w:color w:val="2a2a2a"/>
                <w:sz w:val="17"/>
                <w:szCs w:val="17"/>
                <w:rtl w:val="0"/>
              </w:rPr>
              <w:t xml:space="preserve">Wk 1</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color w:val="1b1b1b"/>
                <w:sz w:val="19"/>
                <w:szCs w:val="19"/>
                <w:rtl w:val="0"/>
              </w:rPr>
              <w:t xml:space="preserve">Bring the ICP / Maya-relapse argument to the table. One written answer; every screen matches it.</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0a0a0a"/>
                <w:sz w:val="19"/>
                <w:szCs w:val="19"/>
                <w:rtl w:val="0"/>
              </w:rPr>
              <w:t xml:space="preserve">Co-sign the beta MVP cut list</w:t>
            </w:r>
            <w:r w:rsidDel="00000000" w:rsidR="00000000" w:rsidRPr="00000000">
              <w:rPr>
                <w:rtl w:val="0"/>
              </w:rPr>
              <w:br w:type="textWrapping"/>
            </w:r>
            <w:sdt>
              <w:sdtPr>
                <w:id w:val="-699608002"/>
                <w:tag w:val="goog_rdk_5"/>
              </w:sdtPr>
              <w:sdtContent>
                <w:r w:rsidDel="00000000" w:rsidR="00000000" w:rsidRPr="00000000">
                  <w:rPr>
                    <w:rFonts w:ascii="Fira Mono" w:cs="Fira Mono" w:eastAsia="Fira Mono" w:hAnsi="Fira Mono"/>
                    <w:color w:val="2a2a2a"/>
                    <w:sz w:val="15"/>
                    <w:szCs w:val="15"/>
                    <w:rtl w:val="0"/>
                  </w:rPr>
                  <w:t xml:space="preserve">↳ Joint with Engineering</w:t>
                </w:r>
              </w:sdtContent>
            </w:sdt>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3">
            <w:pPr>
              <w:rPr/>
            </w:pPr>
            <w:r w:rsidDel="00000000" w:rsidR="00000000" w:rsidRPr="00000000">
              <w:rPr>
                <w:rFonts w:ascii="Courier New" w:cs="Courier New" w:eastAsia="Courier New" w:hAnsi="Courier New"/>
                <w:color w:val="2a2a2a"/>
                <w:sz w:val="17"/>
                <w:szCs w:val="17"/>
                <w:rtl w:val="0"/>
              </w:rPr>
              <w:t xml:space="preserve">Wk 1</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color w:val="1b1b1b"/>
                <w:sz w:val="19"/>
                <w:szCs w:val="19"/>
                <w:rtl w:val="0"/>
              </w:rPr>
              <w:t xml:space="preserve">Protect bands-not-digits and guard against numbers creep. In/out list signed.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0a0a0a"/>
                <w:sz w:val="19"/>
                <w:szCs w:val="19"/>
                <w:rtl w:val="0"/>
              </w:rPr>
              <w:t xml:space="preserve">Build the waitlist as a status object</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6">
            <w:pPr>
              <w:rPr/>
            </w:pPr>
            <w:r w:rsidDel="00000000" w:rsidR="00000000" w:rsidRPr="00000000">
              <w:rPr>
                <w:rFonts w:ascii="Courier New" w:cs="Courier New" w:eastAsia="Courier New" w:hAnsi="Courier New"/>
                <w:color w:val="2a2a2a"/>
                <w:sz w:val="17"/>
                <w:szCs w:val="17"/>
                <w:rtl w:val="0"/>
              </w:rPr>
              <w:t xml:space="preserve">Wk 1</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color w:val="1b1b1b"/>
                <w:sz w:val="19"/>
                <w:szCs w:val="19"/>
                <w:rtl w:val="0"/>
              </w:rPr>
              <w:t xml:space="preserve">Live and capturing emails, with a referral mechanic — “Founding 1,000,” move up the list to unlock a founding-member shirt.</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0a0a0a"/>
                <w:sz w:val="19"/>
                <w:szCs w:val="19"/>
                <w:rtl w:val="0"/>
              </w:rPr>
              <w:t xml:space="preserve">Finish the manifesto long-form</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9">
            <w:pPr>
              <w:rPr/>
            </w:pPr>
            <w:r w:rsidDel="00000000" w:rsidR="00000000" w:rsidRPr="00000000">
              <w:rPr>
                <w:rFonts w:ascii="Courier New" w:cs="Courier New" w:eastAsia="Courier New" w:hAnsi="Courier New"/>
                <w:color w:val="2a2a2a"/>
                <w:sz w:val="17"/>
                <w:szCs w:val="17"/>
                <w:rtl w:val="0"/>
              </w:rPr>
              <w:t xml:space="preserve">Wk 1</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1b1b1b"/>
                <w:sz w:val="19"/>
                <w:szCs w:val="19"/>
                <w:rtl w:val="0"/>
              </w:rPr>
              <w:t xml:space="preserve">Draft survives a read-aloud. No product pitch attached — it’s a flag, not an ad.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0a0a0a"/>
                <w:sz w:val="19"/>
                <w:szCs w:val="19"/>
                <w:rtl w:val="0"/>
              </w:rPr>
              <w:t xml:space="preserve">Draft the 8-week pre-raise content calendar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C">
            <w:pPr>
              <w:rPr/>
            </w:pPr>
            <w:r w:rsidDel="00000000" w:rsidR="00000000" w:rsidRPr="00000000">
              <w:rPr>
                <w:rFonts w:ascii="Courier New" w:cs="Courier New" w:eastAsia="Courier New" w:hAnsi="Courier New"/>
                <w:color w:val="2a2a2a"/>
                <w:sz w:val="17"/>
                <w:szCs w:val="17"/>
                <w:rtl w:val="0"/>
              </w:rPr>
              <w:t xml:space="preserve">Wk 1</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1b1b1b"/>
                <w:sz w:val="19"/>
                <w:szCs w:val="19"/>
                <w:rtl w:val="0"/>
              </w:rPr>
              <w:t xml:space="preserve">Build-in-public cadence mapped across the founder accounts.</w:t>
            </w:r>
            <w:r w:rsidDel="00000000" w:rsidR="00000000" w:rsidRPr="00000000">
              <w:rPr>
                <w:rtl w:val="0"/>
              </w:rPr>
            </w:r>
          </w:p>
        </w:tc>
      </w:tr>
    </w:tbl>
    <w:p w:rsidR="00000000" w:rsidDel="00000000" w:rsidP="00000000" w:rsidRDefault="00000000" w:rsidRPr="00000000" w14:paraId="0000001E">
      <w:pPr>
        <w:spacing w:after="20" w:before="320" w:lineRule="auto"/>
        <w:rPr/>
      </w:pPr>
      <w:r w:rsidDel="00000000" w:rsidR="00000000" w:rsidRPr="00000000">
        <w:rPr>
          <w:rFonts w:ascii="Courier New" w:cs="Courier New" w:eastAsia="Courier New" w:hAnsi="Courier New"/>
          <w:b w:val="1"/>
          <w:bCs w:val="1"/>
          <w:color w:val="b11f1f"/>
          <w:sz w:val="18"/>
          <w:szCs w:val="18"/>
          <w:rtl w:val="0"/>
        </w:rPr>
        <w:t xml:space="preserve">SPRINT 1  </w:t>
      </w:r>
      <w:r w:rsidDel="00000000" w:rsidR="00000000" w:rsidRPr="00000000">
        <w:rPr>
          <w:rFonts w:ascii="Arial Black" w:cs="Arial Black" w:eastAsia="Arial Black" w:hAnsi="Arial Black"/>
          <w:color w:val="0a0a0a"/>
          <w:sz w:val="24"/>
          <w:szCs w:val="24"/>
          <w:rtl w:val="0"/>
        </w:rPr>
        <w:t xml:space="preserve">Build &amp; De-risk</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ourier New" w:cs="Courier New" w:eastAsia="Courier New" w:hAnsi="Courier New"/>
          <w:smallCaps w:val="1"/>
          <w:color w:val="2a2a2a"/>
          <w:sz w:val="16"/>
          <w:szCs w:val="16"/>
          <w:rtl w:val="0"/>
        </w:rPr>
        <w:t xml:space="preserve">WEEKS 2–4</w:t>
      </w:r>
      <w:r w:rsidDel="00000000" w:rsidR="00000000" w:rsidRPr="00000000">
        <w:rPr>
          <w:rFonts w:ascii="Georgia" w:cs="Georgia" w:eastAsia="Georgia" w:hAnsi="Georgia"/>
          <w:i w:val="1"/>
          <w:iCs w:val="1"/>
          <w:color w:val="2a2a2a"/>
          <w:sz w:val="21"/>
          <w:szCs w:val="21"/>
          <w:rtl w:val="0"/>
        </w:rPr>
        <w:t xml:space="preserve">   Voice, and the growth engine on.</w:t>
      </w:r>
      <w:r w:rsidDel="00000000" w:rsidR="00000000" w:rsidRPr="00000000">
        <w:rPr>
          <w:rtl w:val="0"/>
        </w:rPr>
      </w:r>
    </w:p>
    <w:tbl>
      <w:tblPr>
        <w:tblStyle w:val="Table2"/>
        <w:tblW w:w="9360.0" w:type="dxa"/>
        <w:jc w:val="left"/>
        <w:tblBorders>
          <w:top w:color="d9d2c5" w:space="0" w:sz="2" w:val="single"/>
          <w:left w:color="d9d2c5" w:space="0" w:sz="2" w:val="single"/>
          <w:bottom w:color="d9d2c5" w:space="0" w:sz="2" w:val="single"/>
          <w:right w:color="d9d2c5" w:space="0" w:sz="2" w:val="single"/>
          <w:insideH w:color="d9d2c5" w:space="0" w:sz="2" w:val="single"/>
          <w:insideV w:color="d9d2c5" w:space="0" w:sz="2" w:val="single"/>
        </w:tblBorders>
        <w:tblLayout w:type="fixed"/>
        <w:tblLook w:val="0000"/>
      </w:tblPr>
      <w:tblGrid>
        <w:gridCol w:w="3500"/>
        <w:gridCol w:w="1300"/>
        <w:gridCol w:w="4560"/>
        <w:tblGridChange w:id="0">
          <w:tblGrid>
            <w:gridCol w:w="3500"/>
            <w:gridCol w:w="1300"/>
            <w:gridCol w:w="4560"/>
          </w:tblGrid>
        </w:tblGridChange>
      </w:tblGrid>
      <w:tr>
        <w:trPr>
          <w:cantSplit w:val="0"/>
          <w:tblHeader w:val="1"/>
        </w:trPr>
        <w:tc>
          <w:tcPr>
            <w:shd w:fill="0a0a0a" w:val="clear"/>
            <w:tcMar>
              <w:top w:w="90.0" w:type="dxa"/>
              <w:left w:w="130.0" w:type="dxa"/>
              <w:bottom w:w="90.0" w:type="dxa"/>
              <w:right w:w="130.0" w:type="dxa"/>
            </w:tcMar>
            <w:vAlign w:val="center"/>
          </w:tcPr>
          <w:p w:rsidR="00000000" w:rsidDel="00000000" w:rsidP="00000000" w:rsidRDefault="00000000" w:rsidRPr="00000000" w14:paraId="00000020">
            <w:pPr>
              <w:rPr/>
            </w:pPr>
            <w:r w:rsidDel="00000000" w:rsidR="00000000" w:rsidRPr="00000000">
              <w:rPr>
                <w:rFonts w:ascii="Courier New" w:cs="Courier New" w:eastAsia="Courier New" w:hAnsi="Courier New"/>
                <w:b w:val="1"/>
                <w:bCs w:val="1"/>
                <w:smallCaps w:val="1"/>
                <w:color w:val="f2ede4"/>
                <w:sz w:val="16"/>
                <w:szCs w:val="16"/>
                <w:rtl w:val="0"/>
              </w:rPr>
              <w:t xml:space="preserve">TASK</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21">
            <w:pPr>
              <w:rPr/>
            </w:pPr>
            <w:r w:rsidDel="00000000" w:rsidR="00000000" w:rsidRPr="00000000">
              <w:rPr>
                <w:rFonts w:ascii="Courier New" w:cs="Courier New" w:eastAsia="Courier New" w:hAnsi="Courier New"/>
                <w:b w:val="1"/>
                <w:bCs w:val="1"/>
                <w:smallCaps w:val="1"/>
                <w:color w:val="f2ede4"/>
                <w:sz w:val="16"/>
                <w:szCs w:val="16"/>
                <w:rtl w:val="0"/>
              </w:rPr>
              <w:t xml:space="preserve">WHEN</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22">
            <w:pPr>
              <w:rPr/>
            </w:pPr>
            <w:r w:rsidDel="00000000" w:rsidR="00000000" w:rsidRPr="00000000">
              <w:rPr>
                <w:rFonts w:ascii="Courier New" w:cs="Courier New" w:eastAsia="Courier New" w:hAnsi="Courier New"/>
                <w:b w:val="1"/>
                <w:bCs w:val="1"/>
                <w:smallCaps w:val="1"/>
                <w:color w:val="f2ede4"/>
                <w:sz w:val="16"/>
                <w:szCs w:val="16"/>
                <w:rtl w:val="0"/>
              </w:rPr>
              <w:t xml:space="preserve">DONE WHEN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0a0a0a"/>
                <w:sz w:val="19"/>
                <w:szCs w:val="19"/>
                <w:rtl w:val="0"/>
              </w:rPr>
              <w:t xml:space="preserve">Write FIG system prompt v1</w:t>
            </w:r>
            <w:r w:rsidDel="00000000" w:rsidR="00000000" w:rsidRPr="00000000">
              <w:rPr>
                <w:rtl w:val="0"/>
              </w:rPr>
              <w:br w:type="textWrapping"/>
            </w:r>
            <w:sdt>
              <w:sdtPr>
                <w:id w:val="-42449933"/>
                <w:tag w:val="goog_rdk_6"/>
              </w:sdtPr>
              <w:sdtContent>
                <w:r w:rsidDel="00000000" w:rsidR="00000000" w:rsidRPr="00000000">
                  <w:rPr>
                    <w:rFonts w:ascii="Fira Mono" w:cs="Fira Mono" w:eastAsia="Fira Mono" w:hAnsi="Fira Mono"/>
                    <w:color w:val="2a2a2a"/>
                    <w:sz w:val="15"/>
                    <w:szCs w:val="15"/>
                    <w:rtl w:val="0"/>
                  </w:rPr>
                  <w:t xml:space="preserve">↳ Hands to Engineering</w:t>
                </w:r>
              </w:sdtContent>
            </w:sdt>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4">
            <w:pPr>
              <w:rPr/>
            </w:pPr>
            <w:r w:rsidDel="00000000" w:rsidR="00000000" w:rsidRPr="00000000">
              <w:rPr>
                <w:rFonts w:ascii="Courier New" w:cs="Courier New" w:eastAsia="Courier New" w:hAnsi="Courier New"/>
                <w:color w:val="2a2a2a"/>
                <w:sz w:val="17"/>
                <w:szCs w:val="17"/>
                <w:rtl w:val="0"/>
              </w:rPr>
              <w:t xml:space="preserve">Wk 2–3</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b1b1b"/>
                <w:sz w:val="19"/>
                <w:szCs w:val="19"/>
                <w:rtl w:val="0"/>
              </w:rPr>
              <w:t xml:space="preserve">Voice rules, refusal logic, and off/on behavior. Versioned, with explicit refusal cases for restriction.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0a0a0a"/>
                <w:sz w:val="19"/>
                <w:szCs w:val="19"/>
                <w:rtl w:val="0"/>
              </w:rPr>
              <w:t xml:space="preserve">Publish the manifesto everywhere</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7">
            <w:pPr>
              <w:rPr/>
            </w:pPr>
            <w:r w:rsidDel="00000000" w:rsidR="00000000" w:rsidRPr="00000000">
              <w:rPr>
                <w:rFonts w:ascii="Courier New" w:cs="Courier New" w:eastAsia="Courier New" w:hAnsi="Courier New"/>
                <w:color w:val="2a2a2a"/>
                <w:sz w:val="17"/>
                <w:szCs w:val="17"/>
                <w:rtl w:val="0"/>
              </w:rPr>
              <w:t xml:space="preserve">Wk 2</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1b1b1b"/>
                <w:sz w:val="19"/>
                <w:szCs w:val="19"/>
                <w:rtl w:val="0"/>
              </w:rPr>
              <w:t xml:space="preserve">Single web page + X thread + IG/TikTok carousel, all live.</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color w:val="0a0a0a"/>
                <w:sz w:val="19"/>
                <w:szCs w:val="19"/>
                <w:rtl w:val="0"/>
              </w:rPr>
              <w:t xml:space="preserve">Build + work the 30-creator seed list</w:t>
            </w:r>
            <w:r w:rsidDel="00000000" w:rsidR="00000000" w:rsidRPr="00000000">
              <w:rPr>
                <w:rtl w:val="0"/>
              </w:rPr>
              <w:br w:type="textWrapping"/>
            </w:r>
            <w:sdt>
              <w:sdtPr>
                <w:id w:val="-1780449359"/>
                <w:tag w:val="goog_rdk_7"/>
              </w:sdtPr>
              <w:sdtContent>
                <w:r w:rsidDel="00000000" w:rsidR="00000000" w:rsidRPr="00000000">
                  <w:rPr>
                    <w:rFonts w:ascii="Fira Mono" w:cs="Fira Mono" w:eastAsia="Fira Mono" w:hAnsi="Fira Mono"/>
                    <w:color w:val="2a2a2a"/>
                    <w:sz w:val="15"/>
                    <w:szCs w:val="15"/>
                    <w:rtl w:val="0"/>
                  </w:rPr>
                  <w:t xml:space="preserve">↳ Shirts from Biz micro-run</w:t>
                </w:r>
              </w:sdtContent>
            </w:sdt>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A">
            <w:pPr>
              <w:rPr/>
            </w:pPr>
            <w:r w:rsidDel="00000000" w:rsidR="00000000" w:rsidRPr="00000000">
              <w:rPr>
                <w:rFonts w:ascii="Courier New" w:cs="Courier New" w:eastAsia="Courier New" w:hAnsi="Courier New"/>
                <w:color w:val="2a2a2a"/>
                <w:sz w:val="17"/>
                <w:szCs w:val="17"/>
                <w:rtl w:val="0"/>
              </w:rPr>
              <w:t xml:space="preserve">Wk 2–4</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1b1b1b"/>
                <w:sz w:val="19"/>
                <w:szCs w:val="19"/>
                <w:rtl w:val="0"/>
              </w:rPr>
              <w:t xml:space="preserve">30 aligned mid-tier creators contacted; manifesto (and a shirt where ready) hand-delivered.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0a0a0a"/>
                <w:sz w:val="19"/>
                <w:szCs w:val="19"/>
                <w:rtl w:val="0"/>
              </w:rPr>
              <w:t xml:space="preserve">Launch the Diet App Graveyard prompt</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D">
            <w:pPr>
              <w:rPr/>
            </w:pPr>
            <w:r w:rsidDel="00000000" w:rsidR="00000000" w:rsidRPr="00000000">
              <w:rPr>
                <w:rFonts w:ascii="Courier New" w:cs="Courier New" w:eastAsia="Courier New" w:hAnsi="Courier New"/>
                <w:color w:val="2a2a2a"/>
                <w:sz w:val="17"/>
                <w:szCs w:val="17"/>
                <w:rtl w:val="0"/>
              </w:rPr>
              <w:t xml:space="preserve">Wk 3</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1b1b1b"/>
                <w:sz w:val="19"/>
                <w:szCs w:val="19"/>
                <w:rtl w:val="0"/>
              </w:rPr>
              <w:t xml:space="preserve">UGC template + hashtag live; the three of you post your own deletions first.</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0a0a0a"/>
                <w:sz w:val="19"/>
                <w:szCs w:val="19"/>
                <w:rtl w:val="0"/>
              </w:rPr>
              <w:t xml:space="preserve">Start the one-city IRL motion</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0">
            <w:pPr>
              <w:rPr/>
            </w:pPr>
            <w:r w:rsidDel="00000000" w:rsidR="00000000" w:rsidRPr="00000000">
              <w:rPr>
                <w:rFonts w:ascii="Courier New" w:cs="Courier New" w:eastAsia="Courier New" w:hAnsi="Courier New"/>
                <w:color w:val="2a2a2a"/>
                <w:sz w:val="17"/>
                <w:szCs w:val="17"/>
                <w:rtl w:val="0"/>
              </w:rPr>
              <w:t xml:space="preserve">Wk 3–4</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b1b1b"/>
                <w:sz w:val="19"/>
                <w:szCs w:val="19"/>
                <w:rtl w:val="0"/>
              </w:rPr>
              <w:t xml:space="preserve">First run-club meetup or gym sticker drop completed.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0a0a0a"/>
                <w:sz w:val="19"/>
                <w:szCs w:val="19"/>
                <w:rtl w:val="0"/>
              </w:rPr>
              <w:t xml:space="preserve">Court recovery-aware writers</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3">
            <w:pPr>
              <w:rPr/>
            </w:pPr>
            <w:r w:rsidDel="00000000" w:rsidR="00000000" w:rsidRPr="00000000">
              <w:rPr>
                <w:rFonts w:ascii="Courier New" w:cs="Courier New" w:eastAsia="Courier New" w:hAnsi="Courier New"/>
                <w:color w:val="2a2a2a"/>
                <w:sz w:val="17"/>
                <w:szCs w:val="17"/>
                <w:rtl w:val="0"/>
              </w:rPr>
              <w:t xml:space="preserve">Wk 4</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1b1b1b"/>
                <w:sz w:val="19"/>
                <w:szCs w:val="19"/>
                <w:rtl w:val="0"/>
              </w:rPr>
              <w:t xml:space="preserve">3 warm conversations toward earned media.</w:t>
            </w:r>
            <w:r w:rsidDel="00000000" w:rsidR="00000000" w:rsidRPr="00000000">
              <w:rPr>
                <w:rtl w:val="0"/>
              </w:rPr>
            </w:r>
          </w:p>
        </w:tc>
      </w:tr>
    </w:tbl>
    <w:p w:rsidR="00000000" w:rsidDel="00000000" w:rsidP="00000000" w:rsidRDefault="00000000" w:rsidRPr="00000000" w14:paraId="00000035">
      <w:pPr>
        <w:spacing w:after="20" w:before="320" w:lineRule="auto"/>
        <w:rPr/>
      </w:pPr>
      <w:r w:rsidDel="00000000" w:rsidR="00000000" w:rsidRPr="00000000">
        <w:rPr>
          <w:rFonts w:ascii="Courier New" w:cs="Courier New" w:eastAsia="Courier New" w:hAnsi="Courier New"/>
          <w:b w:val="1"/>
          <w:bCs w:val="1"/>
          <w:color w:val="b11f1f"/>
          <w:sz w:val="18"/>
          <w:szCs w:val="18"/>
          <w:rtl w:val="0"/>
        </w:rPr>
        <w:t xml:space="preserve">SPRINT 2  </w:t>
      </w:r>
      <w:r w:rsidDel="00000000" w:rsidR="00000000" w:rsidRPr="00000000">
        <w:rPr>
          <w:rFonts w:ascii="Arial Black" w:cs="Arial Black" w:eastAsia="Arial Black" w:hAnsi="Arial Black"/>
          <w:color w:val="0a0a0a"/>
          <w:sz w:val="24"/>
          <w:szCs w:val="24"/>
          <w:rtl w:val="0"/>
        </w:rPr>
        <w:t xml:space="preserve">Harden &amp; Beta</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Courier New" w:cs="Courier New" w:eastAsia="Courier New" w:hAnsi="Courier New"/>
          <w:smallCaps w:val="1"/>
          <w:color w:val="2a2a2a"/>
          <w:sz w:val="16"/>
          <w:szCs w:val="16"/>
          <w:rtl w:val="0"/>
        </w:rPr>
        <w:t xml:space="preserve">WEEKS 5–7</w:t>
      </w:r>
      <w:r w:rsidDel="00000000" w:rsidR="00000000" w:rsidRPr="00000000">
        <w:rPr>
          <w:rFonts w:ascii="Georgia" w:cs="Georgia" w:eastAsia="Georgia" w:hAnsi="Georgia"/>
          <w:i w:val="1"/>
          <w:iCs w:val="1"/>
          <w:color w:val="2a2a2a"/>
          <w:sz w:val="21"/>
          <w:szCs w:val="21"/>
          <w:rtl w:val="0"/>
        </w:rPr>
        <w:t xml:space="preserve">   Fill the beta; build the story.</w:t>
      </w:r>
      <w:r w:rsidDel="00000000" w:rsidR="00000000" w:rsidRPr="00000000">
        <w:rPr>
          <w:rtl w:val="0"/>
        </w:rPr>
      </w:r>
    </w:p>
    <w:tbl>
      <w:tblPr>
        <w:tblStyle w:val="Table3"/>
        <w:tblW w:w="9360.0" w:type="dxa"/>
        <w:jc w:val="left"/>
        <w:tblBorders>
          <w:top w:color="d9d2c5" w:space="0" w:sz="2" w:val="single"/>
          <w:left w:color="d9d2c5" w:space="0" w:sz="2" w:val="single"/>
          <w:bottom w:color="d9d2c5" w:space="0" w:sz="2" w:val="single"/>
          <w:right w:color="d9d2c5" w:space="0" w:sz="2" w:val="single"/>
          <w:insideH w:color="d9d2c5" w:space="0" w:sz="2" w:val="single"/>
          <w:insideV w:color="d9d2c5" w:space="0" w:sz="2" w:val="single"/>
        </w:tblBorders>
        <w:tblLayout w:type="fixed"/>
        <w:tblLook w:val="0000"/>
      </w:tblPr>
      <w:tblGrid>
        <w:gridCol w:w="3500"/>
        <w:gridCol w:w="1300"/>
        <w:gridCol w:w="4560"/>
        <w:tblGridChange w:id="0">
          <w:tblGrid>
            <w:gridCol w:w="3500"/>
            <w:gridCol w:w="1300"/>
            <w:gridCol w:w="4560"/>
          </w:tblGrid>
        </w:tblGridChange>
      </w:tblGrid>
      <w:tr>
        <w:trPr>
          <w:cantSplit w:val="0"/>
          <w:tblHeader w:val="1"/>
        </w:trPr>
        <w:tc>
          <w:tcPr>
            <w:shd w:fill="0a0a0a" w:val="clear"/>
            <w:tcMar>
              <w:top w:w="90.0" w:type="dxa"/>
              <w:left w:w="130.0" w:type="dxa"/>
              <w:bottom w:w="90.0" w:type="dxa"/>
              <w:right w:w="130.0" w:type="dxa"/>
            </w:tcMar>
            <w:vAlign w:val="center"/>
          </w:tcPr>
          <w:p w:rsidR="00000000" w:rsidDel="00000000" w:rsidP="00000000" w:rsidRDefault="00000000" w:rsidRPr="00000000" w14:paraId="00000037">
            <w:pPr>
              <w:rPr/>
            </w:pPr>
            <w:r w:rsidDel="00000000" w:rsidR="00000000" w:rsidRPr="00000000">
              <w:rPr>
                <w:rFonts w:ascii="Courier New" w:cs="Courier New" w:eastAsia="Courier New" w:hAnsi="Courier New"/>
                <w:b w:val="1"/>
                <w:bCs w:val="1"/>
                <w:smallCaps w:val="1"/>
                <w:color w:val="f2ede4"/>
                <w:sz w:val="16"/>
                <w:szCs w:val="16"/>
                <w:rtl w:val="0"/>
              </w:rPr>
              <w:t xml:space="preserve">TASK</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38">
            <w:pPr>
              <w:rPr/>
            </w:pPr>
            <w:r w:rsidDel="00000000" w:rsidR="00000000" w:rsidRPr="00000000">
              <w:rPr>
                <w:rFonts w:ascii="Courier New" w:cs="Courier New" w:eastAsia="Courier New" w:hAnsi="Courier New"/>
                <w:b w:val="1"/>
                <w:bCs w:val="1"/>
                <w:smallCaps w:val="1"/>
                <w:color w:val="f2ede4"/>
                <w:sz w:val="16"/>
                <w:szCs w:val="16"/>
                <w:rtl w:val="0"/>
              </w:rPr>
              <w:t xml:space="preserve">WHEN</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39">
            <w:pPr>
              <w:rPr/>
            </w:pPr>
            <w:r w:rsidDel="00000000" w:rsidR="00000000" w:rsidRPr="00000000">
              <w:rPr>
                <w:rFonts w:ascii="Courier New" w:cs="Courier New" w:eastAsia="Courier New" w:hAnsi="Courier New"/>
                <w:b w:val="1"/>
                <w:bCs w:val="1"/>
                <w:smallCaps w:val="1"/>
                <w:color w:val="f2ede4"/>
                <w:sz w:val="16"/>
                <w:szCs w:val="16"/>
                <w:rtl w:val="0"/>
              </w:rPr>
              <w:t xml:space="preserve">DONE WHEN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0a0a0a"/>
                <w:sz w:val="19"/>
                <w:szCs w:val="19"/>
                <w:rtl w:val="0"/>
              </w:rPr>
              <w:t xml:space="preserve">Recruit + confirm 200 beta users</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br w:type="textWrapping"/>
            </w:r>
            <w:sdt>
              <w:sdtPr>
                <w:id w:val="-496136823"/>
                <w:tag w:val="goog_rdk_8"/>
              </w:sdtPr>
              <w:sdtContent>
                <w:r w:rsidDel="00000000" w:rsidR="00000000" w:rsidRPr="00000000">
                  <w:rPr>
                    <w:rFonts w:ascii="Fira Mono" w:cs="Fira Mono" w:eastAsia="Fira Mono" w:hAnsi="Fira Mono"/>
                    <w:color w:val="2a2a2a"/>
                    <w:sz w:val="15"/>
                    <w:szCs w:val="15"/>
                    <w:rtl w:val="0"/>
                  </w:rPr>
                  <w:t xml:space="preserve">↳ App ready + sign-off</w:t>
                </w:r>
              </w:sdtContent>
            </w:sdt>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B">
            <w:pPr>
              <w:rPr/>
            </w:pPr>
            <w:r w:rsidDel="00000000" w:rsidR="00000000" w:rsidRPr="00000000">
              <w:rPr>
                <w:rFonts w:ascii="Courier New" w:cs="Courier New" w:eastAsia="Courier New" w:hAnsi="Courier New"/>
                <w:color w:val="2a2a2a"/>
                <w:sz w:val="17"/>
                <w:szCs w:val="17"/>
                <w:rtl w:val="0"/>
              </w:rPr>
              <w:t xml:space="preserve">Wk 5–7</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1b1b1b"/>
                <w:sz w:val="19"/>
                <w:szCs w:val="19"/>
                <w:rtl w:val="0"/>
              </w:rPr>
              <w:t xml:space="preserve">200 confirmed from the waitlist, with access scheduled.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0a0a0a"/>
                <w:sz w:val="19"/>
                <w:szCs w:val="19"/>
                <w:rtl w:val="0"/>
              </w:rPr>
              <w:t xml:space="preserve">Cut beta onboarding copy + Verdict share-assets</w:t>
            </w:r>
            <w:r w:rsidDel="00000000" w:rsidR="00000000" w:rsidRPr="00000000">
              <w:rPr>
                <w:rtl w:val="0"/>
              </w:rPr>
              <w:br w:type="textWrapping"/>
            </w:r>
            <w:sdt>
              <w:sdtPr>
                <w:id w:val="-41089132"/>
                <w:tag w:val="goog_rdk_9"/>
              </w:sdtPr>
              <w:sdtContent>
                <w:r w:rsidDel="00000000" w:rsidR="00000000" w:rsidRPr="00000000">
                  <w:rPr>
                    <w:rFonts w:ascii="Fira Mono" w:cs="Fira Mono" w:eastAsia="Fira Mono" w:hAnsi="Fira Mono"/>
                    <w:color w:val="2a2a2a"/>
                    <w:sz w:val="15"/>
                    <w:szCs w:val="15"/>
                    <w:rtl w:val="0"/>
                  </w:rPr>
                  <w:t xml:space="preserve">↳ Hands to Engineering</w:t>
                </w:r>
              </w:sdtContent>
            </w:sdt>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E">
            <w:pPr>
              <w:rPr/>
            </w:pPr>
            <w:r w:rsidDel="00000000" w:rsidR="00000000" w:rsidRPr="00000000">
              <w:rPr>
                <w:rFonts w:ascii="Courier New" w:cs="Courier New" w:eastAsia="Courier New" w:hAnsi="Courier New"/>
                <w:color w:val="2a2a2a"/>
                <w:sz w:val="17"/>
                <w:szCs w:val="17"/>
                <w:rtl w:val="0"/>
              </w:rPr>
              <w:t xml:space="preserve">Wk 5–6</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1b1b1b"/>
                <w:sz w:val="19"/>
                <w:szCs w:val="19"/>
                <w:rtl w:val="0"/>
              </w:rPr>
              <w:t xml:space="preserve">Onboarding copy and shareable Verdict templates shipped to the build.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0a0a0a"/>
                <w:sz w:val="19"/>
                <w:szCs w:val="19"/>
                <w:rtl w:val="0"/>
              </w:rPr>
              <w:t xml:space="preserve">Hold the founder-POV drumbeat</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1">
            <w:pPr>
              <w:rPr/>
            </w:pPr>
            <w:r w:rsidDel="00000000" w:rsidR="00000000" w:rsidRPr="00000000">
              <w:rPr>
                <w:rFonts w:ascii="Courier New" w:cs="Courier New" w:eastAsia="Courier New" w:hAnsi="Courier New"/>
                <w:color w:val="2a2a2a"/>
                <w:sz w:val="17"/>
                <w:szCs w:val="17"/>
                <w:rtl w:val="0"/>
              </w:rPr>
              <w:t xml:space="preserve">Wk 5–7</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1b1b1b"/>
                <w:sz w:val="19"/>
                <w:szCs w:val="19"/>
                <w:rtl w:val="0"/>
              </w:rPr>
              <w:t xml:space="preserve">5–7 posts/week sustained across founder accounts.</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0a0a0a"/>
                <w:sz w:val="19"/>
                <w:szCs w:val="19"/>
                <w:rtl w:val="0"/>
              </w:rPr>
              <w:t xml:space="preserve">Start the raise traction narrative</w:t>
            </w:r>
            <w:r w:rsidDel="00000000" w:rsidR="00000000" w:rsidRPr="00000000">
              <w:rPr>
                <w:rtl w:val="0"/>
              </w:rPr>
              <w:br w:type="textWrapping"/>
            </w:r>
            <w:sdt>
              <w:sdtPr>
                <w:id w:val="-571007014"/>
                <w:tag w:val="goog_rdk_10"/>
              </w:sdtPr>
              <w:sdtContent>
                <w:r w:rsidDel="00000000" w:rsidR="00000000" w:rsidRPr="00000000">
                  <w:rPr>
                    <w:rFonts w:ascii="Fira Mono" w:cs="Fira Mono" w:eastAsia="Fira Mono" w:hAnsi="Fira Mono"/>
                    <w:color w:val="2a2a2a"/>
                    <w:sz w:val="15"/>
                    <w:szCs w:val="15"/>
                    <w:rtl w:val="0"/>
                  </w:rPr>
                  <w:t xml:space="preserve">↳ Retention data from Eng</w:t>
                </w:r>
              </w:sdtContent>
            </w:sdt>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4">
            <w:pPr>
              <w:rPr/>
            </w:pPr>
            <w:r w:rsidDel="00000000" w:rsidR="00000000" w:rsidRPr="00000000">
              <w:rPr>
                <w:rFonts w:ascii="Courier New" w:cs="Courier New" w:eastAsia="Courier New" w:hAnsi="Courier New"/>
                <w:color w:val="2a2a2a"/>
                <w:sz w:val="17"/>
                <w:szCs w:val="17"/>
                <w:rtl w:val="0"/>
              </w:rPr>
              <w:t xml:space="preserve">Wk 7</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1b1b1b"/>
                <w:sz w:val="19"/>
                <w:szCs w:val="19"/>
                <w:rtl w:val="0"/>
              </w:rPr>
              <w:t xml:space="preserve">Screenshots + retention anecdotes assembled into a story for partners.</w:t>
            </w:r>
            <w:r w:rsidDel="00000000" w:rsidR="00000000" w:rsidRPr="00000000">
              <w:rPr>
                <w:rtl w:val="0"/>
              </w:rPr>
            </w:r>
          </w:p>
        </w:tc>
      </w:tr>
    </w:tbl>
    <w:p w:rsidR="00000000" w:rsidDel="00000000" w:rsidP="00000000" w:rsidRDefault="00000000" w:rsidRPr="00000000" w14:paraId="00000046">
      <w:pPr>
        <w:spacing w:after="6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5" w:space="0" w:sz="4" w:val="single"/>
              <w:left w:color="b11f1f" w:space="0" w:sz="28" w:val="single"/>
              <w:bottom w:color="d9d2c5" w:space="0" w:sz="4" w:val="single"/>
              <w:right w:color="d9d2c5" w:space="0" w:sz="4" w:val="single"/>
            </w:tcBorders>
            <w:shd w:fill="f2ede4" w:val="clear"/>
            <w:tcMar>
              <w:top w:w="200.0" w:type="dxa"/>
              <w:left w:w="260.0" w:type="dxa"/>
              <w:bottom w:w="200.0" w:type="dxa"/>
              <w:right w:w="260.0" w:type="dxa"/>
            </w:tcMar>
          </w:tcPr>
          <w:p w:rsidR="00000000" w:rsidDel="00000000" w:rsidP="00000000" w:rsidRDefault="00000000" w:rsidRPr="00000000" w14:paraId="00000047">
            <w:pPr>
              <w:spacing w:after="60" w:lineRule="auto"/>
              <w:rPr/>
            </w:pPr>
            <w:r w:rsidDel="00000000" w:rsidR="00000000" w:rsidRPr="00000000">
              <w:rPr>
                <w:rFonts w:ascii="Courier New" w:cs="Courier New" w:eastAsia="Courier New" w:hAnsi="Courier New"/>
                <w:b w:val="1"/>
                <w:bCs w:val="1"/>
                <w:smallCaps w:val="1"/>
                <w:color w:val="b11f1f"/>
                <w:sz w:val="16"/>
                <w:szCs w:val="16"/>
                <w:rtl w:val="0"/>
              </w:rPr>
              <w:t xml:space="preserve">— THE LINE YOU DO NOT CROSS</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Fonts w:ascii="Arial Black" w:cs="Arial Black" w:eastAsia="Arial Black" w:hAnsi="Arial Black"/>
                <w:color w:val="1b1b1b"/>
                <w:sz w:val="24"/>
                <w:szCs w:val="24"/>
                <w:rtl w:val="0"/>
              </w:rPr>
              <w:t xml:space="preserve">Punch up, never down</w:t>
            </w:r>
            <w:r w:rsidDel="00000000" w:rsidR="00000000" w:rsidRPr="00000000">
              <w:rPr>
                <w:rFonts w:ascii="Arial Black" w:cs="Arial Black" w:eastAsia="Arial Black" w:hAnsi="Arial Black"/>
                <w:b w:val="1"/>
                <w:bCs w:val="1"/>
                <w:color w:val="b11f1f"/>
                <w:sz w:val="24"/>
                <w:szCs w:val="24"/>
                <w:rtl w:val="0"/>
              </w:rPr>
              <w:t xml:space="preserve">.</w:t>
            </w:r>
            <w:r w:rsidDel="00000000" w:rsidR="00000000" w:rsidRPr="00000000">
              <w:rPr>
                <w:rtl w:val="0"/>
              </w:rPr>
            </w:r>
          </w:p>
          <w:p w:rsidR="00000000" w:rsidDel="00000000" w:rsidP="00000000" w:rsidRDefault="00000000" w:rsidRPr="00000000" w14:paraId="00000049">
            <w:pPr>
              <w:spacing w:after="100" w:line="264" w:lineRule="auto"/>
              <w:rPr/>
            </w:pPr>
            <w:r w:rsidDel="00000000" w:rsidR="00000000" w:rsidRPr="00000000">
              <w:rPr>
                <w:rFonts w:ascii="Arial" w:cs="Arial" w:eastAsia="Arial" w:hAnsi="Arial"/>
                <w:color w:val="1b1b1b"/>
                <w:sz w:val="22"/>
                <w:szCs w:val="22"/>
                <w:rtl w:val="0"/>
              </w:rPr>
              <w:t xml:space="preserve">The voice is built to push against the diet industry — counter-position diet-culture content publicly, and the reach is free. But the rule is absolute: punch at institutions, never at users.</w:t>
            </w:r>
            <w:r w:rsidDel="00000000" w:rsidR="00000000" w:rsidRPr="00000000">
              <w:rPr>
                <w:rtl w:val="0"/>
              </w:rPr>
            </w:r>
          </w:p>
          <w:p w:rsidR="00000000" w:rsidDel="00000000" w:rsidP="00000000" w:rsidRDefault="00000000" w:rsidRPr="00000000" w14:paraId="0000004A">
            <w:pPr>
              <w:spacing w:after="0" w:line="264" w:lineRule="auto"/>
              <w:rPr/>
            </w:pPr>
            <w:r w:rsidDel="00000000" w:rsidR="00000000" w:rsidRPr="00000000">
              <w:rPr>
                <w:rFonts w:ascii="Arial" w:cs="Arial" w:eastAsia="Arial" w:hAnsi="Arial"/>
                <w:color w:val="1b1b1b"/>
                <w:sz w:val="22"/>
                <w:szCs w:val="22"/>
                <w:rtl w:val="0"/>
              </w:rPr>
              <w:t xml:space="preserve">And never market into eating-disorder recovery spaces. Show up there as a human who contributes, or stay out entirely. The moment HUNGER looks like it’s farming vulnerable people for installs, the ethics moat becomes the liability that ends us. This is the one place “growth” and “brand” can fatally diverge.</w:t>
            </w:r>
            <w:r w:rsidDel="00000000" w:rsidR="00000000" w:rsidRPr="00000000">
              <w:rPr>
                <w:rtl w:val="0"/>
              </w:rPr>
            </w:r>
          </w:p>
        </w:tc>
      </w:tr>
    </w:tbl>
    <w:p w:rsidR="00000000" w:rsidDel="00000000" w:rsidP="00000000" w:rsidRDefault="00000000" w:rsidRPr="00000000" w14:paraId="0000004B">
      <w:pPr>
        <w:pageBreakBefore w:val="1"/>
        <w:rPr/>
      </w:pPr>
      <w:r w:rsidDel="00000000" w:rsidR="00000000" w:rsidRPr="00000000">
        <w:rPr>
          <w:rtl w:val="0"/>
        </w:rPr>
      </w:r>
    </w:p>
    <w:p w:rsidR="00000000" w:rsidDel="00000000" w:rsidP="00000000" w:rsidRDefault="00000000" w:rsidRPr="00000000" w14:paraId="0000004C">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THE GRASSROOTS PLAYBOOK</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Black" w:cs="Arial Black" w:eastAsia="Arial Black" w:hAnsi="Arial Black"/>
          <w:color w:val="0a0a0a"/>
          <w:sz w:val="30"/>
          <w:szCs w:val="30"/>
          <w:rtl w:val="0"/>
        </w:rPr>
        <w:t xml:space="preserve">Zero budget. Maximum noise</w:t>
      </w:r>
      <w:r w:rsidDel="00000000" w:rsidR="00000000" w:rsidRPr="00000000">
        <w:rPr>
          <w:rFonts w:ascii="Arial Black" w:cs="Arial Black" w:eastAsia="Arial Black" w:hAnsi="Arial Black"/>
          <w:b w:val="1"/>
          <w:bCs w:val="1"/>
          <w:color w:val="b11f1f"/>
          <w:sz w:val="30"/>
          <w:szCs w:val="30"/>
          <w:rtl w:val="0"/>
        </w:rPr>
        <w:t xml:space="preserve">.</w:t>
      </w:r>
      <w:r w:rsidDel="00000000" w:rsidR="00000000" w:rsidRPr="00000000">
        <w:rPr>
          <w:rtl w:val="0"/>
        </w:rPr>
      </w:r>
    </w:p>
    <w:p w:rsidR="00000000" w:rsidDel="00000000" w:rsidP="00000000" w:rsidRDefault="00000000" w:rsidRPr="00000000" w14:paraId="0000004E">
      <w:pPr>
        <w:spacing w:after="130" w:line="264" w:lineRule="auto"/>
        <w:rPr/>
      </w:pPr>
      <w:r w:rsidDel="00000000" w:rsidR="00000000" w:rsidRPr="00000000">
        <w:rPr>
          <w:rFonts w:ascii="Georgia" w:cs="Georgia" w:eastAsia="Georgia" w:hAnsi="Georgia"/>
          <w:i w:val="1"/>
          <w:iCs w:val="1"/>
          <w:color w:val="2a2a2a"/>
          <w:sz w:val="23"/>
          <w:szCs w:val="23"/>
          <w:rtl w:val="0"/>
        </w:rPr>
        <w:t xml:space="preserve">Ten moves that cost time and nerve, not money. Run as many as you can hold the quality bar on.</w:t>
      </w:r>
      <w:r w:rsidDel="00000000" w:rsidR="00000000" w:rsidRPr="00000000">
        <w:rPr>
          <w:rtl w:val="0"/>
        </w:rPr>
      </w:r>
    </w:p>
    <w:p w:rsidR="00000000" w:rsidDel="00000000" w:rsidP="00000000" w:rsidRDefault="00000000" w:rsidRPr="00000000" w14:paraId="0000004F">
      <w:pPr>
        <w:spacing w:after="50" w:before="160" w:lineRule="auto"/>
        <w:rPr/>
      </w:pPr>
      <w:r w:rsidDel="00000000" w:rsidR="00000000" w:rsidRPr="00000000">
        <w:rPr>
          <w:rFonts w:ascii="Arial" w:cs="Arial" w:eastAsia="Arial" w:hAnsi="Arial"/>
          <w:b w:val="1"/>
          <w:bCs w:val="1"/>
          <w:color w:val="0a0a0a"/>
          <w:sz w:val="23"/>
          <w:szCs w:val="23"/>
          <w:rtl w:val="0"/>
        </w:rPr>
        <w:t xml:space="preserve">01 · The manifesto is the product before the product.</w:t>
      </w:r>
      <w:r w:rsidDel="00000000" w:rsidR="00000000" w:rsidRPr="00000000">
        <w:rPr>
          <w:rtl w:val="0"/>
        </w:rPr>
      </w:r>
    </w:p>
    <w:p w:rsidR="00000000" w:rsidDel="00000000" w:rsidP="00000000" w:rsidRDefault="00000000" w:rsidRPr="00000000" w14:paraId="00000050">
      <w:pPr>
        <w:spacing w:after="60" w:line="264" w:lineRule="auto"/>
        <w:rPr/>
      </w:pPr>
      <w:r w:rsidDel="00000000" w:rsidR="00000000" w:rsidRPr="00000000">
        <w:rPr>
          <w:rFonts w:ascii="Arial" w:cs="Arial" w:eastAsia="Arial" w:hAnsi="Arial"/>
          <w:color w:val="1b1b1b"/>
          <w:sz w:val="22"/>
          <w:szCs w:val="22"/>
          <w:rtl w:val="0"/>
        </w:rPr>
        <w:t xml:space="preserve">It’s engineered to be screenshotted — so let it be the first thing that exists. A beautiful standalone page, an X thread, and a carousel. No “download our app” attached; the worldview travels further naked than wrapped around a CTA.</w:t>
      </w:r>
      <w:r w:rsidDel="00000000" w:rsidR="00000000" w:rsidRPr="00000000">
        <w:rPr>
          <w:rtl w:val="0"/>
        </w:rPr>
      </w:r>
    </w:p>
    <w:p w:rsidR="00000000" w:rsidDel="00000000" w:rsidP="00000000" w:rsidRDefault="00000000" w:rsidRPr="00000000" w14:paraId="00000051">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Publish the long-form by end of Sprint 1, on every surface, the same day.</w:t>
      </w:r>
      <w:r w:rsidDel="00000000" w:rsidR="00000000" w:rsidRPr="00000000">
        <w:rPr>
          <w:rtl w:val="0"/>
        </w:rPr>
      </w:r>
    </w:p>
    <w:p w:rsidR="00000000" w:rsidDel="00000000" w:rsidP="00000000" w:rsidRDefault="00000000" w:rsidRPr="00000000" w14:paraId="00000052">
      <w:pPr>
        <w:spacing w:after="50" w:before="160" w:lineRule="auto"/>
        <w:rPr/>
      </w:pPr>
      <w:r w:rsidDel="00000000" w:rsidR="00000000" w:rsidRPr="00000000">
        <w:rPr>
          <w:rFonts w:ascii="Arial" w:cs="Arial" w:eastAsia="Arial" w:hAnsi="Arial"/>
          <w:b w:val="1"/>
          <w:bCs w:val="1"/>
          <w:color w:val="0a0a0a"/>
          <w:sz w:val="23"/>
          <w:szCs w:val="23"/>
          <w:rtl w:val="0"/>
        </w:rPr>
        <w:t xml:space="preserve">02 · Build in public.</w:t>
      </w:r>
      <w:r w:rsidDel="00000000" w:rsidR="00000000" w:rsidRPr="00000000">
        <w:rPr>
          <w:rtl w:val="0"/>
        </w:rPr>
      </w:r>
    </w:p>
    <w:p w:rsidR="00000000" w:rsidDel="00000000" w:rsidP="00000000" w:rsidRDefault="00000000" w:rsidRPr="00000000" w14:paraId="00000053">
      <w:pPr>
        <w:spacing w:after="60" w:line="264" w:lineRule="auto"/>
        <w:rPr/>
      </w:pPr>
      <w:r w:rsidDel="00000000" w:rsidR="00000000" w:rsidRPr="00000000">
        <w:rPr>
          <w:rFonts w:ascii="Arial" w:cs="Arial" w:eastAsia="Arial" w:hAnsi="Arial"/>
          <w:color w:val="1b1b1b"/>
          <w:sz w:val="22"/>
          <w:szCs w:val="22"/>
          <w:rtl w:val="0"/>
        </w:rPr>
        <w:t xml:space="preserve">Document the build — the wins, the screwups, the “here’s what we got wrong this week.” It costs nothing but candor and it manufactures the “I was here before it was big” founding cohort that becomes your loudest evangelists.</w:t>
      </w:r>
      <w:r w:rsidDel="00000000" w:rsidR="00000000" w:rsidRPr="00000000">
        <w:rPr>
          <w:rtl w:val="0"/>
        </w:rPr>
      </w:r>
    </w:p>
    <w:p w:rsidR="00000000" w:rsidDel="00000000" w:rsidP="00000000" w:rsidRDefault="00000000" w:rsidRPr="00000000" w14:paraId="00000054">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Three founder posts a week across X and TikTok, starting Week 1.</w:t>
      </w:r>
      <w:r w:rsidDel="00000000" w:rsidR="00000000" w:rsidRPr="00000000">
        <w:rPr>
          <w:rtl w:val="0"/>
        </w:rPr>
      </w:r>
    </w:p>
    <w:p w:rsidR="00000000" w:rsidDel="00000000" w:rsidP="00000000" w:rsidRDefault="00000000" w:rsidRPr="00000000" w14:paraId="00000055">
      <w:pPr>
        <w:spacing w:after="50" w:before="160" w:lineRule="auto"/>
        <w:rPr/>
      </w:pPr>
      <w:r w:rsidDel="00000000" w:rsidR="00000000" w:rsidRPr="00000000">
        <w:rPr>
          <w:rFonts w:ascii="Arial" w:cs="Arial" w:eastAsia="Arial" w:hAnsi="Arial"/>
          <w:b w:val="1"/>
          <w:bCs w:val="1"/>
          <w:color w:val="0a0a0a"/>
          <w:sz w:val="23"/>
          <w:szCs w:val="23"/>
          <w:rtl w:val="0"/>
        </w:rPr>
        <w:t xml:space="preserve">03 · Seed creators — gift the flag, don’t buy the post.</w:t>
      </w:r>
      <w:r w:rsidDel="00000000" w:rsidR="00000000" w:rsidRPr="00000000">
        <w:rPr>
          <w:rtl w:val="0"/>
        </w:rPr>
      </w:r>
    </w:p>
    <w:p w:rsidR="00000000" w:rsidDel="00000000" w:rsidP="00000000" w:rsidRDefault="00000000" w:rsidRPr="00000000" w14:paraId="00000056">
      <w:pPr>
        <w:spacing w:after="60" w:line="264" w:lineRule="auto"/>
        <w:rPr/>
      </w:pPr>
      <w:r w:rsidDel="00000000" w:rsidR="00000000" w:rsidRPr="00000000">
        <w:rPr>
          <w:rFonts w:ascii="Arial" w:cs="Arial" w:eastAsia="Arial" w:hAnsi="Arial"/>
          <w:color w:val="1b1b1b"/>
          <w:sz w:val="22"/>
          <w:szCs w:val="22"/>
          <w:rtl w:val="0"/>
        </w:rPr>
        <w:t xml:space="preserve">This is the arbitrage. Anti-diet and recovery-aware creators (50K–500K) genuinely want to be associated with this worldview — their audience is your ICP and the alignment is real. You’re not buying ads; you’re handing them a flag that’s already on-brand for them to wave. The aligned ones post for free.</w:t>
      </w:r>
      <w:r w:rsidDel="00000000" w:rsidR="00000000" w:rsidRPr="00000000">
        <w:rPr>
          <w:rtl w:val="0"/>
        </w:rPr>
      </w:r>
    </w:p>
    <w:p w:rsidR="00000000" w:rsidDel="00000000" w:rsidP="00000000" w:rsidRDefault="00000000" w:rsidRPr="00000000" w14:paraId="00000057">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Build the 30-name list in Sprint 1; deliver manifesto + shirt as the micro-run lands.</w:t>
      </w:r>
      <w:r w:rsidDel="00000000" w:rsidR="00000000" w:rsidRPr="00000000">
        <w:rPr>
          <w:rtl w:val="0"/>
        </w:rPr>
      </w:r>
    </w:p>
    <w:p w:rsidR="00000000" w:rsidDel="00000000" w:rsidP="00000000" w:rsidRDefault="00000000" w:rsidRPr="00000000" w14:paraId="00000058">
      <w:pPr>
        <w:spacing w:after="50" w:before="160" w:lineRule="auto"/>
        <w:rPr/>
      </w:pPr>
      <w:r w:rsidDel="00000000" w:rsidR="00000000" w:rsidRPr="00000000">
        <w:rPr>
          <w:rFonts w:ascii="Arial" w:cs="Arial" w:eastAsia="Arial" w:hAnsi="Arial"/>
          <w:b w:val="1"/>
          <w:bCs w:val="1"/>
          <w:color w:val="0a0a0a"/>
          <w:sz w:val="23"/>
          <w:szCs w:val="23"/>
          <w:rtl w:val="0"/>
        </w:rPr>
        <w:t xml:space="preserve">04 · Go nano, too.</w:t>
      </w:r>
      <w:r w:rsidDel="00000000" w:rsidR="00000000" w:rsidRPr="00000000">
        <w:rPr>
          <w:rtl w:val="0"/>
        </w:rPr>
      </w:r>
    </w:p>
    <w:p w:rsidR="00000000" w:rsidDel="00000000" w:rsidP="00000000" w:rsidRDefault="00000000" w:rsidRPr="00000000" w14:paraId="00000059">
      <w:pPr>
        <w:spacing w:after="60" w:line="264" w:lineRule="auto"/>
        <w:rPr/>
      </w:pPr>
      <w:r w:rsidDel="00000000" w:rsidR="00000000" w:rsidRPr="00000000">
        <w:rPr>
          <w:rFonts w:ascii="Arial" w:cs="Arial" w:eastAsia="Arial" w:hAnsi="Arial"/>
          <w:color w:val="1b1b1b"/>
          <w:sz w:val="22"/>
          <w:szCs w:val="22"/>
          <w:rtl w:val="0"/>
        </w:rPr>
        <w:t xml:space="preserve">1K–50K creators in women’s lifting and intuitive-eating niches are free, more trusted than the big accounts, and far easier to actually reach. Volume beats polish here.</w:t>
      </w:r>
      <w:r w:rsidDel="00000000" w:rsidR="00000000" w:rsidRPr="00000000">
        <w:rPr>
          <w:rtl w:val="0"/>
        </w:rPr>
      </w:r>
    </w:p>
    <w:p w:rsidR="00000000" w:rsidDel="00000000" w:rsidP="00000000" w:rsidRDefault="00000000" w:rsidRPr="00000000" w14:paraId="0000005A">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DM 50 nano creators the manifesto with no ask attached.</w:t>
      </w:r>
      <w:r w:rsidDel="00000000" w:rsidR="00000000" w:rsidRPr="00000000">
        <w:rPr>
          <w:rtl w:val="0"/>
        </w:rPr>
      </w:r>
    </w:p>
    <w:p w:rsidR="00000000" w:rsidDel="00000000" w:rsidP="00000000" w:rsidRDefault="00000000" w:rsidRPr="00000000" w14:paraId="0000005B">
      <w:pPr>
        <w:spacing w:after="50" w:before="160" w:lineRule="auto"/>
        <w:rPr/>
      </w:pPr>
      <w:r w:rsidDel="00000000" w:rsidR="00000000" w:rsidRPr="00000000">
        <w:rPr>
          <w:rFonts w:ascii="Arial" w:cs="Arial" w:eastAsia="Arial" w:hAnsi="Arial"/>
          <w:b w:val="1"/>
          <w:bCs w:val="1"/>
          <w:color w:val="0a0a0a"/>
          <w:sz w:val="23"/>
          <w:szCs w:val="23"/>
          <w:rtl w:val="0"/>
        </w:rPr>
        <w:t xml:space="preserve">05 · The Diet App Graveyard.</w:t>
      </w:r>
      <w:r w:rsidDel="00000000" w:rsidR="00000000" w:rsidRPr="00000000">
        <w:rPr>
          <w:rtl w:val="0"/>
        </w:rPr>
      </w:r>
    </w:p>
    <w:p w:rsidR="00000000" w:rsidDel="00000000" w:rsidP="00000000" w:rsidRDefault="00000000" w:rsidRPr="00000000" w14:paraId="0000005C">
      <w:pPr>
        <w:spacing w:after="60" w:line="264" w:lineRule="auto"/>
        <w:rPr/>
      </w:pPr>
      <w:r w:rsidDel="00000000" w:rsidR="00000000" w:rsidRPr="00000000">
        <w:rPr>
          <w:rFonts w:ascii="Arial" w:cs="Arial" w:eastAsia="Arial" w:hAnsi="Arial"/>
          <w:color w:val="1b1b1b"/>
          <w:sz w:val="22"/>
          <w:szCs w:val="22"/>
          <w:rtl w:val="0"/>
        </w:rPr>
        <w:t xml:space="preserve">A participatory UGC engine on-theme with the whole brand: people screenshot themselves deleting MyFitnessPal or Noom and post it with the hero line. Defection, made visible and contagious.</w:t>
      </w:r>
      <w:r w:rsidDel="00000000" w:rsidR="00000000" w:rsidRPr="00000000">
        <w:rPr>
          <w:rtl w:val="0"/>
        </w:rPr>
      </w:r>
    </w:p>
    <w:p w:rsidR="00000000" w:rsidDel="00000000" w:rsidP="00000000" w:rsidRDefault="00000000" w:rsidRPr="00000000" w14:paraId="0000005D">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Ship a template and a hashtag; the three of you delete and post first.</w:t>
      </w:r>
      <w:r w:rsidDel="00000000" w:rsidR="00000000" w:rsidRPr="00000000">
        <w:rPr>
          <w:rtl w:val="0"/>
        </w:rPr>
      </w:r>
    </w:p>
    <w:p w:rsidR="00000000" w:rsidDel="00000000" w:rsidP="00000000" w:rsidRDefault="00000000" w:rsidRPr="00000000" w14:paraId="0000005E">
      <w:pPr>
        <w:spacing w:after="50" w:before="160" w:lineRule="auto"/>
        <w:rPr/>
      </w:pPr>
      <w:r w:rsidDel="00000000" w:rsidR="00000000" w:rsidRPr="00000000">
        <w:rPr>
          <w:rFonts w:ascii="Arial" w:cs="Arial" w:eastAsia="Arial" w:hAnsi="Arial"/>
          <w:b w:val="1"/>
          <w:bCs w:val="1"/>
          <w:color w:val="0a0a0a"/>
          <w:sz w:val="23"/>
          <w:szCs w:val="23"/>
          <w:rtl w:val="0"/>
        </w:rPr>
        <w:t xml:space="preserve">06 · The waitlist is a club, not a form.</w:t>
      </w:r>
      <w:r w:rsidDel="00000000" w:rsidR="00000000" w:rsidRPr="00000000">
        <w:rPr>
          <w:rtl w:val="0"/>
        </w:rPr>
      </w:r>
    </w:p>
    <w:p w:rsidR="00000000" w:rsidDel="00000000" w:rsidP="00000000" w:rsidRDefault="00000000" w:rsidRPr="00000000" w14:paraId="0000005F">
      <w:pPr>
        <w:spacing w:after="60" w:line="264" w:lineRule="auto"/>
        <w:rPr/>
      </w:pPr>
      <w:r w:rsidDel="00000000" w:rsidR="00000000" w:rsidRPr="00000000">
        <w:rPr>
          <w:rFonts w:ascii="Arial" w:cs="Arial" w:eastAsia="Arial" w:hAnsi="Arial"/>
          <w:color w:val="1b1b1b"/>
          <w:sz w:val="22"/>
          <w:szCs w:val="22"/>
          <w:rtl w:val="0"/>
        </w:rPr>
        <w:t xml:space="preserve">“Founding 1,000.” Referrals move you up the list and unlock a founding-member shirt. A free viral loop baked straight into signup — every new name is incentivized to bring the next one.</w:t>
      </w:r>
      <w:r w:rsidDel="00000000" w:rsidR="00000000" w:rsidRPr="00000000">
        <w:rPr>
          <w:rtl w:val="0"/>
        </w:rPr>
      </w:r>
    </w:p>
    <w:p w:rsidR="00000000" w:rsidDel="00000000" w:rsidP="00000000" w:rsidRDefault="00000000" w:rsidRPr="00000000" w14:paraId="00000060">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Build the referral mechanic into the waitlist in Sprint 0.</w:t>
      </w:r>
      <w:r w:rsidDel="00000000" w:rsidR="00000000" w:rsidRPr="00000000">
        <w:rPr>
          <w:rtl w:val="0"/>
        </w:rPr>
      </w:r>
    </w:p>
    <w:p w:rsidR="00000000" w:rsidDel="00000000" w:rsidP="00000000" w:rsidRDefault="00000000" w:rsidRPr="00000000" w14:paraId="00000061">
      <w:pPr>
        <w:spacing w:after="50" w:before="160" w:lineRule="auto"/>
        <w:rPr/>
      </w:pPr>
      <w:r w:rsidDel="00000000" w:rsidR="00000000" w:rsidRPr="00000000">
        <w:rPr>
          <w:rFonts w:ascii="Arial" w:cs="Arial" w:eastAsia="Arial" w:hAnsi="Arial"/>
          <w:b w:val="1"/>
          <w:bCs w:val="1"/>
          <w:color w:val="0a0a0a"/>
          <w:sz w:val="23"/>
          <w:szCs w:val="23"/>
          <w:rtl w:val="0"/>
        </w:rPr>
        <w:t xml:space="preserve">07 · The shirt is walking media.</w:t>
      </w:r>
      <w:r w:rsidDel="00000000" w:rsidR="00000000" w:rsidRPr="00000000">
        <w:rPr>
          <w:rtl w:val="0"/>
        </w:rPr>
      </w:r>
    </w:p>
    <w:p w:rsidR="00000000" w:rsidDel="00000000" w:rsidP="00000000" w:rsidRDefault="00000000" w:rsidRPr="00000000" w14:paraId="00000062">
      <w:pPr>
        <w:spacing w:after="60" w:line="264" w:lineRule="auto"/>
        <w:rPr/>
      </w:pPr>
      <w:r w:rsidDel="00000000" w:rsidR="00000000" w:rsidRPr="00000000">
        <w:rPr>
          <w:rFonts w:ascii="Arial" w:cs="Arial" w:eastAsia="Arial" w:hAnsi="Arial"/>
          <w:color w:val="1b1b1b"/>
          <w:sz w:val="22"/>
          <w:szCs w:val="22"/>
          <w:rtl w:val="0"/>
        </w:rPr>
        <w:t xml:space="preserve">You can’t fund 1,200 yet, but ~30–50 shirts on the right backs — real lifters, aligned creators, the three of you at meets — generate “where’d you get that” organically. The deck already calls the shirt the cheapest ad in marketing; the micro-run is the pre-raise version of that.</w:t>
      </w:r>
      <w:r w:rsidDel="00000000" w:rsidR="00000000" w:rsidRPr="00000000">
        <w:rPr>
          <w:rtl w:val="0"/>
        </w:rPr>
      </w:r>
    </w:p>
    <w:p w:rsidR="00000000" w:rsidDel="00000000" w:rsidP="00000000" w:rsidRDefault="00000000" w:rsidRPr="00000000" w14:paraId="00000063">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Coordinate the micro-run with Biz; get shirts on backs by Sprint 2.</w:t>
      </w:r>
      <w:r w:rsidDel="00000000" w:rsidR="00000000" w:rsidRPr="00000000">
        <w:rPr>
          <w:rtl w:val="0"/>
        </w:rPr>
      </w:r>
    </w:p>
    <w:p w:rsidR="00000000" w:rsidDel="00000000" w:rsidP="00000000" w:rsidRDefault="00000000" w:rsidRPr="00000000" w14:paraId="00000064">
      <w:pPr>
        <w:spacing w:after="50" w:before="160" w:lineRule="auto"/>
        <w:rPr/>
      </w:pPr>
      <w:r w:rsidDel="00000000" w:rsidR="00000000" w:rsidRPr="00000000">
        <w:rPr>
          <w:rFonts w:ascii="Arial" w:cs="Arial" w:eastAsia="Arial" w:hAnsi="Arial"/>
          <w:b w:val="1"/>
          <w:bCs w:val="1"/>
          <w:color w:val="0a0a0a"/>
          <w:sz w:val="23"/>
          <w:szCs w:val="23"/>
          <w:rtl w:val="0"/>
        </w:rPr>
        <w:t xml:space="preserve">08 · IRL grassroots, one city.</w:t>
      </w:r>
      <w:r w:rsidDel="00000000" w:rsidR="00000000" w:rsidRPr="00000000">
        <w:rPr>
          <w:rtl w:val="0"/>
        </w:rPr>
      </w:r>
    </w:p>
    <w:p w:rsidR="00000000" w:rsidDel="00000000" w:rsidP="00000000" w:rsidRDefault="00000000" w:rsidRPr="00000000" w14:paraId="00000065">
      <w:pPr>
        <w:spacing w:after="60" w:line="264" w:lineRule="auto"/>
        <w:rPr/>
      </w:pPr>
      <w:r w:rsidDel="00000000" w:rsidR="00000000" w:rsidRPr="00000000">
        <w:rPr>
          <w:rFonts w:ascii="Arial" w:cs="Arial" w:eastAsia="Arial" w:hAnsi="Arial"/>
          <w:color w:val="1b1b1b"/>
          <w:sz w:val="22"/>
          <w:szCs w:val="22"/>
          <w:rtl w:val="0"/>
        </w:rPr>
        <w:t xml:space="preserve">Start the run club and sticker drops now — gyms, meets, comps. Community before scale. A room of forty real people who feel like founders beats forty thousand passive followers.</w:t>
      </w:r>
      <w:r w:rsidDel="00000000" w:rsidR="00000000" w:rsidRPr="00000000">
        <w:rPr>
          <w:rtl w:val="0"/>
        </w:rPr>
      </w:r>
    </w:p>
    <w:p w:rsidR="00000000" w:rsidDel="00000000" w:rsidP="00000000" w:rsidRDefault="00000000" w:rsidRPr="00000000" w14:paraId="00000066">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One meetup and one sticker drop in your home city in Sprint 1.</w:t>
      </w:r>
      <w:r w:rsidDel="00000000" w:rsidR="00000000" w:rsidRPr="00000000">
        <w:rPr>
          <w:rtl w:val="0"/>
        </w:rPr>
      </w:r>
    </w:p>
    <w:p w:rsidR="00000000" w:rsidDel="00000000" w:rsidP="00000000" w:rsidRDefault="00000000" w:rsidRPr="00000000" w14:paraId="00000067">
      <w:pPr>
        <w:spacing w:after="50" w:before="160" w:lineRule="auto"/>
        <w:rPr/>
      </w:pPr>
      <w:r w:rsidDel="00000000" w:rsidR="00000000" w:rsidRPr="00000000">
        <w:rPr>
          <w:rFonts w:ascii="Arial" w:cs="Arial" w:eastAsia="Arial" w:hAnsi="Arial"/>
          <w:b w:val="1"/>
          <w:bCs w:val="1"/>
          <w:color w:val="0a0a0a"/>
          <w:sz w:val="23"/>
          <w:szCs w:val="23"/>
          <w:rtl w:val="0"/>
        </w:rPr>
        <w:t xml:space="preserve">09 · Earned media via aligned writers.</w:t>
      </w:r>
      <w:r w:rsidDel="00000000" w:rsidR="00000000" w:rsidRPr="00000000">
        <w:rPr>
          <w:rtl w:val="0"/>
        </w:rPr>
      </w:r>
    </w:p>
    <w:p w:rsidR="00000000" w:rsidDel="00000000" w:rsidP="00000000" w:rsidRDefault="00000000" w:rsidRPr="00000000" w14:paraId="00000068">
      <w:pPr>
        <w:spacing w:after="60" w:line="264" w:lineRule="auto"/>
        <w:rPr/>
      </w:pPr>
      <w:r w:rsidDel="00000000" w:rsidR="00000000" w:rsidRPr="00000000">
        <w:rPr>
          <w:rFonts w:ascii="Arial" w:cs="Arial" w:eastAsia="Arial" w:hAnsi="Arial"/>
          <w:color w:val="1b1b1b"/>
          <w:sz w:val="22"/>
          <w:szCs w:val="22"/>
          <w:rtl w:val="0"/>
        </w:rPr>
        <w:t xml:space="preserve">The recovering-tracker cohort writes Substacks and pitches editors. Court a few honestly; one thoughtful piece by a respected voice is press you didn’t pay for and can’t buy credibly.</w:t>
      </w:r>
      <w:r w:rsidDel="00000000" w:rsidR="00000000" w:rsidRPr="00000000">
        <w:rPr>
          <w:rtl w:val="0"/>
        </w:rPr>
      </w:r>
    </w:p>
    <w:p w:rsidR="00000000" w:rsidDel="00000000" w:rsidP="00000000" w:rsidRDefault="00000000" w:rsidRPr="00000000" w14:paraId="00000069">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Three warm writer conversations by end of Sprint 1.</w:t>
      </w:r>
      <w:r w:rsidDel="00000000" w:rsidR="00000000" w:rsidRPr="00000000">
        <w:rPr>
          <w:rtl w:val="0"/>
        </w:rPr>
      </w:r>
    </w:p>
    <w:p w:rsidR="00000000" w:rsidDel="00000000" w:rsidP="00000000" w:rsidRDefault="00000000" w:rsidRPr="00000000" w14:paraId="0000006A">
      <w:pPr>
        <w:spacing w:after="50" w:before="160" w:lineRule="auto"/>
        <w:rPr/>
      </w:pPr>
      <w:r w:rsidDel="00000000" w:rsidR="00000000" w:rsidRPr="00000000">
        <w:rPr>
          <w:rFonts w:ascii="Arial" w:cs="Arial" w:eastAsia="Arial" w:hAnsi="Arial"/>
          <w:b w:val="1"/>
          <w:bCs w:val="1"/>
          <w:color w:val="0a0a0a"/>
          <w:sz w:val="23"/>
          <w:szCs w:val="23"/>
          <w:rtl w:val="0"/>
        </w:rPr>
        <w:t xml:space="preserve">10 · Punch up at the industry.</w:t>
      </w:r>
      <w:r w:rsidDel="00000000" w:rsidR="00000000" w:rsidRPr="00000000">
        <w:rPr>
          <w:rtl w:val="0"/>
        </w:rPr>
      </w:r>
    </w:p>
    <w:p w:rsidR="00000000" w:rsidDel="00000000" w:rsidP="00000000" w:rsidRDefault="00000000" w:rsidRPr="00000000" w14:paraId="0000006B">
      <w:pPr>
        <w:spacing w:after="60" w:line="264" w:lineRule="auto"/>
        <w:rPr/>
      </w:pPr>
      <w:r w:rsidDel="00000000" w:rsidR="00000000" w:rsidRPr="00000000">
        <w:rPr>
          <w:rFonts w:ascii="Arial" w:cs="Arial" w:eastAsia="Arial" w:hAnsi="Arial"/>
          <w:color w:val="1b1b1b"/>
          <w:sz w:val="22"/>
          <w:szCs w:val="22"/>
          <w:rtl w:val="0"/>
        </w:rPr>
        <w:t xml:space="preserve">Counter-position diet-culture content in public — the brand’s entire voice is built for it and the reach is free. Just hold the hard line from the callout above: institutions, never people; and never inside recovery spaces.</w:t>
      </w:r>
      <w:r w:rsidDel="00000000" w:rsidR="00000000" w:rsidRPr="00000000">
        <w:rPr>
          <w:rtl w:val="0"/>
        </w:rPr>
      </w:r>
    </w:p>
    <w:p w:rsidR="00000000" w:rsidDel="00000000" w:rsidP="00000000" w:rsidRDefault="00000000" w:rsidRPr="00000000" w14:paraId="0000006C">
      <w:pPr>
        <w:spacing w:after="60" w:line="264" w:lineRule="auto"/>
        <w:rPr/>
      </w:pPr>
      <w:r w:rsidDel="00000000" w:rsidR="00000000" w:rsidRPr="00000000">
        <w:rPr>
          <w:rFonts w:ascii="Arial" w:cs="Arial" w:eastAsia="Arial" w:hAnsi="Arial"/>
          <w:b w:val="1"/>
          <w:bCs w:val="1"/>
          <w:color w:val="b11f1f"/>
          <w:sz w:val="22"/>
          <w:szCs w:val="22"/>
          <w:rtl w:val="0"/>
        </w:rPr>
        <w:t xml:space="preserve">First move: </w:t>
      </w:r>
      <w:r w:rsidDel="00000000" w:rsidR="00000000" w:rsidRPr="00000000">
        <w:rPr>
          <w:rFonts w:ascii="Arial" w:cs="Arial" w:eastAsia="Arial" w:hAnsi="Arial"/>
          <w:color w:val="1b1b1b"/>
          <w:sz w:val="22"/>
          <w:szCs w:val="22"/>
          <w:rtl w:val="0"/>
        </w:rPr>
        <w:t xml:space="preserve">Pick one diet-culture trend a week and answer it in the HUNGER voice.</w:t>
      </w:r>
      <w:r w:rsidDel="00000000" w:rsidR="00000000" w:rsidRPr="00000000">
        <w:rPr>
          <w:rtl w:val="0"/>
        </w:rPr>
      </w:r>
    </w:p>
    <w:p w:rsidR="00000000" w:rsidDel="00000000" w:rsidP="00000000" w:rsidRDefault="00000000" w:rsidRPr="00000000" w14:paraId="0000006D">
      <w:pPr>
        <w:pBdr>
          <w:bottom w:color="b11f1f" w:space="1" w:sz="18" w:val="single"/>
        </w:pBdr>
        <w:spacing w:after="160" w:before="220" w:lineRule="auto"/>
        <w:rPr/>
      </w:pPr>
      <w:r w:rsidDel="00000000" w:rsidR="00000000" w:rsidRPr="00000000">
        <w:rPr>
          <w:rtl w:val="0"/>
        </w:rPr>
      </w:r>
    </w:p>
    <w:p w:rsidR="00000000" w:rsidDel="00000000" w:rsidP="00000000" w:rsidRDefault="00000000" w:rsidRPr="00000000" w14:paraId="0000006E">
      <w:pPr>
        <w:spacing w:after="20" w:before="60" w:lineRule="auto"/>
        <w:rPr/>
      </w:pPr>
      <w:r w:rsidDel="00000000" w:rsidR="00000000" w:rsidRPr="00000000">
        <w:rPr>
          <w:rFonts w:ascii="Arial Black" w:cs="Arial Black" w:eastAsia="Arial Black" w:hAnsi="Arial Black"/>
          <w:color w:val="0a0a0a"/>
          <w:sz w:val="28"/>
          <w:szCs w:val="28"/>
          <w:rtl w:val="0"/>
        </w:rPr>
        <w:t xml:space="preserve">Make it travel</w:t>
      </w:r>
      <w:r w:rsidDel="00000000" w:rsidR="00000000" w:rsidRPr="00000000">
        <w:rPr>
          <w:rFonts w:ascii="Arial Black" w:cs="Arial Black" w:eastAsia="Arial Black" w:hAnsi="Arial Black"/>
          <w:b w:val="1"/>
          <w:bCs w:val="1"/>
          <w:color w:val="b11f1f"/>
          <w:sz w:val="28"/>
          <w:szCs w:val="28"/>
          <w:rtl w:val="0"/>
        </w:rPr>
        <w:t xml:space="preserve">.</w:t>
      </w:r>
      <w:r w:rsidDel="00000000" w:rsidR="00000000" w:rsidRPr="00000000">
        <w:rPr>
          <w:rtl w:val="0"/>
        </w:rPr>
      </w:r>
    </w:p>
    <w:p w:rsidR="00000000" w:rsidDel="00000000" w:rsidP="00000000" w:rsidRDefault="00000000" w:rsidRPr="00000000" w14:paraId="0000006F">
      <w:pPr>
        <w:spacing w:after="130" w:line="264" w:lineRule="auto"/>
        <w:rPr/>
      </w:pPr>
      <w:r w:rsidDel="00000000" w:rsidR="00000000" w:rsidRPr="00000000">
        <w:rPr>
          <w:rFonts w:ascii="Georgia" w:cs="Georgia" w:eastAsia="Georgia" w:hAnsi="Georgia"/>
          <w:i w:val="1"/>
          <w:iCs w:val="1"/>
          <w:color w:val="2a2a2a"/>
          <w:sz w:val="23"/>
          <w:szCs w:val="23"/>
          <w:rtl w:val="0"/>
        </w:rPr>
        <w:t xml:space="preserve">If the worldview can’t move for free now, paid won’t save it later. Pre-raise is where you find out it spreads.</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color="d9d2c5" w:space="6" w:sz="4" w:val="single"/>
      </w:pBdr>
      <w:tabs>
        <w:tab w:val="right" w:leader="none" w:pos="9360"/>
      </w:tabs>
      <w:rPr/>
    </w:pPr>
    <w:r w:rsidDel="00000000" w:rsidR="00000000" w:rsidRPr="00000000">
      <w:rPr>
        <w:rFonts w:ascii="Courier New" w:cs="Courier New" w:eastAsia="Courier New" w:hAnsi="Courier New"/>
        <w:color w:val="2a2a2a"/>
        <w:sz w:val="14"/>
        <w:szCs w:val="14"/>
        <w:rtl w:val="0"/>
      </w:rPr>
      <w:t xml:space="preserve">HUNGER</w:t>
    </w:r>
    <w:r w:rsidDel="00000000" w:rsidR="00000000" w:rsidRPr="00000000">
      <w:rPr>
        <w:rFonts w:ascii="Courier New" w:cs="Courier New" w:eastAsia="Courier New" w:hAnsi="Courier New"/>
        <w:b w:val="1"/>
        <w:bCs w:val="1"/>
        <w:color w:val="b11f1f"/>
        <w:sz w:val="14"/>
        <w:szCs w:val="14"/>
        <w:rtl w:val="0"/>
      </w:rPr>
      <w:t xml:space="preserve">.</w:t>
    </w:r>
    <w:r w:rsidDel="00000000" w:rsidR="00000000" w:rsidRPr="00000000">
      <w:rPr>
        <w:rFonts w:ascii="Courier New" w:cs="Courier New" w:eastAsia="Courier New" w:hAnsi="Courier New"/>
        <w:color w:val="2a2a2a"/>
        <w:sz w:val="14"/>
        <w:szCs w:val="14"/>
        <w:rtl w:val="0"/>
      </w:rPr>
      <w:t xml:space="preserve">  Brand &amp; Growth Track · ConfidentialPage </w:t>
    </w:r>
    <w:r w:rsidDel="00000000" w:rsidR="00000000" w:rsidRPr="00000000">
      <w:rPr>
        <w:rFonts w:ascii="Courier New" w:cs="Courier New" w:eastAsia="Courier New" w:hAnsi="Courier New"/>
        <w:color w:val="2a2a2a"/>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b1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b1b1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FU6/R/YNLEcNXdcJTBzmW1C8A==">CgMxLjAaGgoBMBIVChMIBCoPCgtBQUFCOFR0ZFlpQRABGhoKATESFQoTCAQqDwoLQUFBQjhUdGRZaUEQAhoaCgEyEhUKEwgEKg8KC0FBQUI4VHRkWWlFEAEaGgoBMxIVChMIBCoPCgtBQUFCOFR0ZFlpRRAC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